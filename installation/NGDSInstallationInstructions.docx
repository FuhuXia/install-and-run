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6846" w:rsidRPr="00C03A67" w:rsidRDefault="0081118E" w:rsidP="00620221">
      <w:pPr>
        <w:pStyle w:val="Title"/>
        <w:jc w:val="right"/>
        <w:rPr>
          <w:rFonts w:ascii="Arial" w:hAnsi="Arial" w:cs="Arial"/>
          <w:i/>
          <w:sz w:val="40"/>
          <w:szCs w:val="40"/>
        </w:rPr>
      </w:pPr>
      <w:r>
        <w:rPr>
          <w:rFonts w:ascii="Arial" w:hAnsi="Arial" w:cs="Arial"/>
          <w:i/>
          <w:sz w:val="40"/>
          <w:szCs w:val="40"/>
        </w:rPr>
        <w:t xml:space="preserve"> </w:t>
      </w:r>
    </w:p>
    <w:p w:rsidR="00B36846" w:rsidRPr="00C03A67" w:rsidRDefault="00B36846" w:rsidP="00620221">
      <w:pPr>
        <w:pStyle w:val="Title"/>
        <w:jc w:val="right"/>
        <w:rPr>
          <w:rFonts w:ascii="Arial" w:hAnsi="Arial" w:cs="Arial"/>
          <w:i/>
          <w:sz w:val="40"/>
          <w:szCs w:val="40"/>
        </w:rPr>
      </w:pPr>
    </w:p>
    <w:p w:rsidR="00B36846" w:rsidRPr="00C03A67" w:rsidRDefault="00B36846" w:rsidP="00620221">
      <w:pPr>
        <w:pStyle w:val="Title"/>
        <w:jc w:val="right"/>
        <w:rPr>
          <w:rFonts w:ascii="Arial" w:hAnsi="Arial" w:cs="Arial"/>
          <w:i/>
          <w:sz w:val="40"/>
          <w:szCs w:val="40"/>
        </w:rPr>
      </w:pPr>
    </w:p>
    <w:p w:rsidR="00B36846" w:rsidRPr="00C03A67" w:rsidRDefault="00B36846" w:rsidP="00620221">
      <w:pPr>
        <w:pStyle w:val="Title"/>
        <w:jc w:val="right"/>
        <w:rPr>
          <w:rFonts w:ascii="Arial" w:hAnsi="Arial" w:cs="Arial"/>
          <w:i/>
          <w:sz w:val="40"/>
          <w:szCs w:val="40"/>
        </w:rPr>
      </w:pPr>
    </w:p>
    <w:p w:rsidR="00B36846" w:rsidRPr="00C03A67" w:rsidRDefault="000E487C" w:rsidP="00620221">
      <w:pPr>
        <w:pStyle w:val="Title"/>
        <w:jc w:val="right"/>
        <w:rPr>
          <w:rFonts w:ascii="Arial" w:hAnsi="Arial" w:cs="Arial"/>
          <w:i/>
          <w:szCs w:val="36"/>
        </w:rPr>
      </w:pPr>
      <w:r w:rsidRPr="00C03A67">
        <w:rPr>
          <w:rFonts w:ascii="Arial" w:hAnsi="Arial" w:cs="Arial"/>
          <w:i/>
          <w:szCs w:val="36"/>
        </w:rPr>
        <w:fldChar w:fldCharType="begin"/>
      </w:r>
      <w:r w:rsidR="00B36846" w:rsidRPr="00C03A67">
        <w:rPr>
          <w:rFonts w:ascii="Arial" w:hAnsi="Arial" w:cs="Arial"/>
          <w:i/>
          <w:szCs w:val="36"/>
        </w:rPr>
        <w:instrText xml:space="preserve"> SUBJECT  \* MERGEFORMAT </w:instrText>
      </w:r>
      <w:r w:rsidRPr="00C03A67">
        <w:rPr>
          <w:rFonts w:ascii="Arial" w:hAnsi="Arial" w:cs="Arial"/>
          <w:i/>
          <w:szCs w:val="36"/>
        </w:rPr>
        <w:fldChar w:fldCharType="end"/>
      </w:r>
    </w:p>
    <w:p w:rsidR="00B36846" w:rsidRPr="00C03A67" w:rsidRDefault="00FC2E30" w:rsidP="00620221">
      <w:pPr>
        <w:pStyle w:val="Title"/>
        <w:pBdr>
          <w:bottom w:val="single" w:sz="4" w:space="1" w:color="auto"/>
        </w:pBdr>
        <w:jc w:val="right"/>
        <w:rPr>
          <w:rFonts w:ascii="Arial" w:hAnsi="Arial" w:cs="Arial"/>
          <w:szCs w:val="36"/>
        </w:rPr>
      </w:pPr>
      <w:r w:rsidRPr="00C03A67">
        <w:rPr>
          <w:rFonts w:ascii="Arial" w:hAnsi="Arial" w:cs="Arial"/>
          <w:szCs w:val="36"/>
        </w:rPr>
        <w:t xml:space="preserve">Software </w:t>
      </w:r>
      <w:r w:rsidR="00246A0D" w:rsidRPr="00C03A67">
        <w:rPr>
          <w:rFonts w:ascii="Arial" w:hAnsi="Arial" w:cs="Arial"/>
          <w:szCs w:val="36"/>
        </w:rPr>
        <w:t>INSTALLATION INSTRUCTIONS</w:t>
      </w:r>
    </w:p>
    <w:p w:rsidR="00595313" w:rsidRPr="00C03A67" w:rsidRDefault="00C606E6" w:rsidP="00620221">
      <w:pPr>
        <w:pStyle w:val="Title"/>
        <w:pBdr>
          <w:bottom w:val="single" w:sz="4" w:space="1" w:color="auto"/>
        </w:pBdr>
        <w:jc w:val="right"/>
        <w:rPr>
          <w:rFonts w:ascii="Arial" w:hAnsi="Arial" w:cs="Arial"/>
          <w:szCs w:val="40"/>
        </w:rPr>
      </w:pPr>
      <w:r w:rsidRPr="00C03A67">
        <w:rPr>
          <w:rFonts w:ascii="Arial" w:hAnsi="Arial" w:cs="Arial"/>
          <w:sz w:val="32"/>
          <w:szCs w:val="36"/>
        </w:rPr>
        <w:t>NATIONAL GEOTHERMAL DATA SYSTEM</w:t>
      </w:r>
      <w:r w:rsidR="00246A0D" w:rsidRPr="00C03A67">
        <w:rPr>
          <w:rFonts w:ascii="Arial" w:hAnsi="Arial" w:cs="Arial"/>
          <w:sz w:val="32"/>
          <w:szCs w:val="36"/>
        </w:rPr>
        <w:t xml:space="preserve"> - </w:t>
      </w:r>
      <w:r w:rsidRPr="00C03A67">
        <w:rPr>
          <w:rFonts w:ascii="Arial" w:hAnsi="Arial" w:cs="Arial"/>
          <w:sz w:val="32"/>
          <w:szCs w:val="36"/>
        </w:rPr>
        <w:t>ngds</w:t>
      </w:r>
    </w:p>
    <w:p w:rsidR="00B36846" w:rsidRPr="00C03A67" w:rsidRDefault="00B36846" w:rsidP="00620221">
      <w:pPr>
        <w:pStyle w:val="StyleSubtitleCover2TopNoborder"/>
        <w:rPr>
          <w:rFonts w:ascii="Arial" w:hAnsi="Arial" w:cs="Arial"/>
          <w:i/>
        </w:rPr>
      </w:pPr>
      <w:r w:rsidRPr="00C03A67">
        <w:rPr>
          <w:rFonts w:ascii="Arial" w:hAnsi="Arial" w:cs="Arial"/>
        </w:rPr>
        <w:t xml:space="preserve">Version </w:t>
      </w:r>
      <w:r w:rsidR="00042BDE" w:rsidRPr="00C03A67">
        <w:rPr>
          <w:rFonts w:ascii="Arial" w:hAnsi="Arial" w:cs="Arial"/>
        </w:rPr>
        <w:t>0</w:t>
      </w:r>
      <w:r w:rsidR="00C606E6" w:rsidRPr="00C03A67">
        <w:rPr>
          <w:rFonts w:ascii="Arial" w:hAnsi="Arial" w:cs="Arial"/>
        </w:rPr>
        <w:t>.</w:t>
      </w:r>
      <w:r w:rsidR="007F4131">
        <w:rPr>
          <w:rFonts w:ascii="Arial" w:hAnsi="Arial" w:cs="Arial"/>
        </w:rPr>
        <w:t>6</w:t>
      </w:r>
    </w:p>
    <w:p w:rsidR="00B36846" w:rsidRPr="00C03A67" w:rsidRDefault="00780649" w:rsidP="00620221">
      <w:pPr>
        <w:pStyle w:val="StyleSubtitleCover2TopNoborder"/>
        <w:rPr>
          <w:rFonts w:ascii="Arial" w:hAnsi="Arial" w:cs="Arial"/>
        </w:rPr>
      </w:pPr>
      <w:r w:rsidRPr="00C03A67">
        <w:rPr>
          <w:rFonts w:ascii="Arial" w:hAnsi="Arial" w:cs="Arial"/>
          <w:i/>
        </w:rPr>
        <w:t>0</w:t>
      </w:r>
      <w:r w:rsidR="007D1E31">
        <w:rPr>
          <w:rFonts w:ascii="Arial" w:hAnsi="Arial" w:cs="Arial"/>
          <w:i/>
        </w:rPr>
        <w:t>7</w:t>
      </w:r>
      <w:r w:rsidRPr="00C03A67">
        <w:rPr>
          <w:rFonts w:ascii="Arial" w:hAnsi="Arial" w:cs="Arial"/>
          <w:i/>
        </w:rPr>
        <w:t>/</w:t>
      </w:r>
      <w:r w:rsidR="007F4131">
        <w:rPr>
          <w:rFonts w:ascii="Arial" w:hAnsi="Arial" w:cs="Arial"/>
          <w:i/>
        </w:rPr>
        <w:t>24</w:t>
      </w:r>
      <w:r w:rsidR="00595313" w:rsidRPr="00C03A67">
        <w:rPr>
          <w:rFonts w:ascii="Arial" w:hAnsi="Arial" w:cs="Arial"/>
          <w:i/>
        </w:rPr>
        <w:t>/</w:t>
      </w:r>
      <w:r w:rsidR="001425F0" w:rsidRPr="00C03A67">
        <w:rPr>
          <w:rFonts w:ascii="Arial" w:hAnsi="Arial" w:cs="Arial"/>
          <w:i/>
        </w:rPr>
        <w:t>201</w:t>
      </w:r>
      <w:r w:rsidR="00C606E6" w:rsidRPr="00C03A67">
        <w:rPr>
          <w:rFonts w:ascii="Arial" w:hAnsi="Arial" w:cs="Arial"/>
          <w:i/>
        </w:rPr>
        <w:t>3</w:t>
      </w:r>
    </w:p>
    <w:p w:rsidR="00B36846" w:rsidRPr="00C03A67" w:rsidRDefault="00B36846" w:rsidP="00981587">
      <w:pPr>
        <w:jc w:val="both"/>
        <w:sectPr w:rsidR="00B36846" w:rsidRPr="00C03A67" w:rsidSect="00B36846">
          <w:headerReference w:type="default" r:id="rId8"/>
          <w:footerReference w:type="default" r:id="rId9"/>
          <w:headerReference w:type="first" r:id="rId10"/>
          <w:footerReference w:type="first" r:id="rId11"/>
          <w:pgSz w:w="12240" w:h="15840"/>
          <w:pgMar w:top="1440" w:right="1800" w:bottom="1440" w:left="1800" w:header="720" w:footer="720" w:gutter="0"/>
          <w:cols w:space="720"/>
          <w:docGrid w:linePitch="360"/>
        </w:sectPr>
      </w:pPr>
    </w:p>
    <w:p w:rsidR="000F0A93" w:rsidRPr="00C03A67" w:rsidRDefault="001C1C88" w:rsidP="00981587">
      <w:pPr>
        <w:pStyle w:val="Title"/>
        <w:jc w:val="both"/>
        <w:rPr>
          <w:rFonts w:ascii="Arial" w:hAnsi="Arial" w:cs="Arial"/>
        </w:rPr>
      </w:pPr>
      <w:r w:rsidRPr="00C03A67">
        <w:rPr>
          <w:rFonts w:ascii="Arial" w:hAnsi="Arial" w:cs="Arial"/>
        </w:rPr>
        <w:lastRenderedPageBreak/>
        <w:t>Version History</w:t>
      </w:r>
    </w:p>
    <w:p w:rsidR="001C1C88" w:rsidRPr="00C03A67" w:rsidRDefault="001C1C88" w:rsidP="00981587">
      <w:pPr>
        <w:jc w:val="both"/>
      </w:pPr>
    </w:p>
    <w:tbl>
      <w:tblPr>
        <w:tblW w:w="87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980"/>
        <w:gridCol w:w="1260"/>
        <w:gridCol w:w="4404"/>
      </w:tblGrid>
      <w:tr w:rsidR="00D147D3" w:rsidRPr="00C03A67" w:rsidTr="00246A0D">
        <w:tc>
          <w:tcPr>
            <w:tcW w:w="1080" w:type="dxa"/>
            <w:shd w:val="clear" w:color="auto" w:fill="D9D9D9"/>
          </w:tcPr>
          <w:p w:rsidR="00D147D3" w:rsidRPr="00C03A67" w:rsidRDefault="00D147D3" w:rsidP="00981587">
            <w:pPr>
              <w:pStyle w:val="tabletxt"/>
              <w:rPr>
                <w:rFonts w:ascii="Arial" w:hAnsi="Arial"/>
                <w:b/>
                <w:bCs/>
              </w:rPr>
            </w:pPr>
            <w:r w:rsidRPr="00C03A67">
              <w:rPr>
                <w:rFonts w:ascii="Arial" w:hAnsi="Arial"/>
                <w:b/>
                <w:bCs/>
              </w:rPr>
              <w:t>Version</w:t>
            </w:r>
          </w:p>
        </w:tc>
        <w:tc>
          <w:tcPr>
            <w:tcW w:w="1980" w:type="dxa"/>
            <w:shd w:val="clear" w:color="auto" w:fill="D9D9D9"/>
          </w:tcPr>
          <w:p w:rsidR="00D147D3" w:rsidRPr="00C03A67" w:rsidRDefault="00D147D3" w:rsidP="00981587">
            <w:pPr>
              <w:pStyle w:val="tabletxt"/>
              <w:rPr>
                <w:rFonts w:ascii="Arial" w:hAnsi="Arial"/>
                <w:b/>
                <w:bCs/>
              </w:rPr>
            </w:pPr>
            <w:r w:rsidRPr="00C03A67">
              <w:rPr>
                <w:rFonts w:ascii="Arial" w:hAnsi="Arial"/>
                <w:b/>
                <w:bCs/>
              </w:rPr>
              <w:t>Author</w:t>
            </w:r>
          </w:p>
        </w:tc>
        <w:tc>
          <w:tcPr>
            <w:tcW w:w="1260" w:type="dxa"/>
            <w:shd w:val="clear" w:color="auto" w:fill="D9D9D9"/>
          </w:tcPr>
          <w:p w:rsidR="00D147D3" w:rsidRPr="00C03A67" w:rsidRDefault="00D147D3" w:rsidP="00981587">
            <w:pPr>
              <w:pStyle w:val="tabletxt"/>
              <w:rPr>
                <w:rFonts w:ascii="Arial" w:hAnsi="Arial"/>
                <w:b/>
                <w:bCs/>
              </w:rPr>
            </w:pPr>
            <w:r w:rsidRPr="00C03A67">
              <w:rPr>
                <w:rFonts w:ascii="Arial" w:hAnsi="Arial"/>
                <w:b/>
                <w:bCs/>
              </w:rPr>
              <w:t>Date</w:t>
            </w:r>
          </w:p>
        </w:tc>
        <w:tc>
          <w:tcPr>
            <w:tcW w:w="4404" w:type="dxa"/>
            <w:shd w:val="clear" w:color="auto" w:fill="D9D9D9"/>
          </w:tcPr>
          <w:p w:rsidR="00D147D3" w:rsidRPr="00C03A67" w:rsidRDefault="00D147D3" w:rsidP="00981587">
            <w:pPr>
              <w:pStyle w:val="tabletxt"/>
              <w:rPr>
                <w:rFonts w:ascii="Arial" w:hAnsi="Arial"/>
                <w:b/>
                <w:bCs/>
              </w:rPr>
            </w:pPr>
            <w:r w:rsidRPr="00C03A67">
              <w:rPr>
                <w:rFonts w:ascii="Arial" w:hAnsi="Arial"/>
                <w:b/>
                <w:bCs/>
              </w:rPr>
              <w:t>Reason</w:t>
            </w:r>
          </w:p>
        </w:tc>
      </w:tr>
      <w:tr w:rsidR="00D147D3" w:rsidRPr="00C03A67" w:rsidTr="00246A0D">
        <w:tc>
          <w:tcPr>
            <w:tcW w:w="1080" w:type="dxa"/>
          </w:tcPr>
          <w:p w:rsidR="00D147D3" w:rsidRPr="00C03A67" w:rsidRDefault="001425F0" w:rsidP="00C51259">
            <w:pPr>
              <w:pStyle w:val="Tabletext"/>
              <w:spacing w:after="0"/>
              <w:jc w:val="both"/>
              <w:rPr>
                <w:rFonts w:cs="Arial"/>
              </w:rPr>
            </w:pPr>
            <w:r w:rsidRPr="00C03A67">
              <w:rPr>
                <w:rFonts w:cs="Arial"/>
              </w:rPr>
              <w:t>0</w:t>
            </w:r>
            <w:r w:rsidR="00D147D3" w:rsidRPr="00C03A67">
              <w:rPr>
                <w:rFonts w:cs="Arial"/>
              </w:rPr>
              <w:t>.</w:t>
            </w:r>
            <w:r w:rsidRPr="00C03A67">
              <w:rPr>
                <w:rFonts w:cs="Arial"/>
              </w:rPr>
              <w:t>1</w:t>
            </w:r>
          </w:p>
        </w:tc>
        <w:tc>
          <w:tcPr>
            <w:tcW w:w="1980" w:type="dxa"/>
          </w:tcPr>
          <w:p w:rsidR="00D147D3" w:rsidRPr="00C03A67" w:rsidRDefault="002E3DD8" w:rsidP="00C51259">
            <w:pPr>
              <w:pStyle w:val="Tabletext"/>
              <w:spacing w:after="0"/>
              <w:jc w:val="both"/>
              <w:rPr>
                <w:rFonts w:cs="Arial"/>
              </w:rPr>
            </w:pPr>
            <w:r w:rsidRPr="00C03A67">
              <w:rPr>
                <w:rFonts w:cs="Arial"/>
              </w:rPr>
              <w:t>Ro</w:t>
            </w:r>
            <w:r w:rsidR="00246A0D" w:rsidRPr="00C03A67">
              <w:rPr>
                <w:rFonts w:cs="Arial"/>
              </w:rPr>
              <w:t>berto Silva Filho</w:t>
            </w:r>
          </w:p>
        </w:tc>
        <w:tc>
          <w:tcPr>
            <w:tcW w:w="1260" w:type="dxa"/>
          </w:tcPr>
          <w:p w:rsidR="00D147D3" w:rsidRPr="00C03A67" w:rsidRDefault="001425F0" w:rsidP="00C606E6">
            <w:pPr>
              <w:pStyle w:val="Tabletext"/>
              <w:spacing w:after="0"/>
              <w:jc w:val="both"/>
              <w:rPr>
                <w:rFonts w:cs="Arial"/>
              </w:rPr>
            </w:pPr>
            <w:r w:rsidRPr="00C03A67">
              <w:rPr>
                <w:rFonts w:cs="Arial"/>
              </w:rPr>
              <w:t>0</w:t>
            </w:r>
            <w:r w:rsidR="00C606E6" w:rsidRPr="00C03A67">
              <w:rPr>
                <w:rFonts w:cs="Arial"/>
              </w:rPr>
              <w:t>5</w:t>
            </w:r>
            <w:r w:rsidRPr="00C03A67">
              <w:rPr>
                <w:rFonts w:cs="Arial"/>
              </w:rPr>
              <w:t>/</w:t>
            </w:r>
            <w:r w:rsidR="00C606E6" w:rsidRPr="00C03A67">
              <w:rPr>
                <w:rFonts w:cs="Arial"/>
              </w:rPr>
              <w:t>28</w:t>
            </w:r>
            <w:r w:rsidRPr="00C03A67">
              <w:rPr>
                <w:rFonts w:cs="Arial"/>
              </w:rPr>
              <w:t>/201</w:t>
            </w:r>
            <w:r w:rsidR="00C606E6" w:rsidRPr="00C03A67">
              <w:rPr>
                <w:rFonts w:cs="Arial"/>
              </w:rPr>
              <w:t>3</w:t>
            </w:r>
          </w:p>
        </w:tc>
        <w:tc>
          <w:tcPr>
            <w:tcW w:w="4404" w:type="dxa"/>
          </w:tcPr>
          <w:p w:rsidR="00D147D3" w:rsidRPr="00C03A67" w:rsidRDefault="001425F0" w:rsidP="00C51259">
            <w:pPr>
              <w:pStyle w:val="Tabletext"/>
              <w:spacing w:after="0"/>
              <w:jc w:val="both"/>
              <w:rPr>
                <w:rFonts w:cs="Arial"/>
              </w:rPr>
            </w:pPr>
            <w:r w:rsidRPr="00C03A67">
              <w:rPr>
                <w:rFonts w:cs="Arial"/>
              </w:rPr>
              <w:t>Initial Draft Created</w:t>
            </w:r>
          </w:p>
        </w:tc>
      </w:tr>
      <w:tr w:rsidR="00D147D3" w:rsidRPr="00C03A67" w:rsidTr="00246A0D">
        <w:tc>
          <w:tcPr>
            <w:tcW w:w="1080" w:type="dxa"/>
          </w:tcPr>
          <w:p w:rsidR="00D147D3" w:rsidRPr="00C03A67" w:rsidRDefault="00AA219D" w:rsidP="00C51259">
            <w:pPr>
              <w:pStyle w:val="Tabletext"/>
              <w:spacing w:after="0"/>
              <w:jc w:val="both"/>
              <w:rPr>
                <w:rFonts w:cs="Arial"/>
              </w:rPr>
            </w:pPr>
            <w:r>
              <w:rPr>
                <w:rFonts w:cs="Arial"/>
              </w:rPr>
              <w:t xml:space="preserve">0.2 </w:t>
            </w:r>
          </w:p>
        </w:tc>
        <w:tc>
          <w:tcPr>
            <w:tcW w:w="1980" w:type="dxa"/>
          </w:tcPr>
          <w:p w:rsidR="00D147D3" w:rsidRPr="00C03A67" w:rsidRDefault="00687BBA" w:rsidP="00C51259">
            <w:pPr>
              <w:pStyle w:val="Tabletext"/>
              <w:spacing w:after="0"/>
              <w:jc w:val="both"/>
              <w:rPr>
                <w:rFonts w:cs="Arial"/>
              </w:rPr>
            </w:pPr>
            <w:r>
              <w:rPr>
                <w:rFonts w:cs="Arial"/>
              </w:rPr>
              <w:t>Monica</w:t>
            </w:r>
            <w:r w:rsidR="00AA219D">
              <w:rPr>
                <w:rFonts w:cs="Arial"/>
              </w:rPr>
              <w:t xml:space="preserve"> McKenna</w:t>
            </w:r>
          </w:p>
        </w:tc>
        <w:tc>
          <w:tcPr>
            <w:tcW w:w="1260" w:type="dxa"/>
          </w:tcPr>
          <w:p w:rsidR="00D147D3" w:rsidRPr="00C03A67" w:rsidRDefault="00AA219D" w:rsidP="00C51259">
            <w:pPr>
              <w:pStyle w:val="Tabletext"/>
              <w:spacing w:after="0"/>
              <w:jc w:val="both"/>
              <w:rPr>
                <w:rFonts w:cs="Arial"/>
              </w:rPr>
            </w:pPr>
            <w:r>
              <w:rPr>
                <w:rFonts w:cs="Arial"/>
              </w:rPr>
              <w:t>06/11/2013</w:t>
            </w:r>
          </w:p>
        </w:tc>
        <w:tc>
          <w:tcPr>
            <w:tcW w:w="4404" w:type="dxa"/>
          </w:tcPr>
          <w:p w:rsidR="00D147D3" w:rsidRPr="00C03A67" w:rsidRDefault="00AA219D" w:rsidP="00C51259">
            <w:pPr>
              <w:pStyle w:val="Tabletext"/>
              <w:spacing w:after="0"/>
              <w:jc w:val="both"/>
              <w:rPr>
                <w:rFonts w:cs="Arial"/>
              </w:rPr>
            </w:pPr>
            <w:r>
              <w:rPr>
                <w:rFonts w:cs="Arial"/>
              </w:rPr>
              <w:t>Minor updates</w:t>
            </w:r>
          </w:p>
        </w:tc>
      </w:tr>
      <w:tr w:rsidR="00D147D3" w:rsidRPr="00C03A67" w:rsidTr="00246A0D">
        <w:tc>
          <w:tcPr>
            <w:tcW w:w="1080" w:type="dxa"/>
          </w:tcPr>
          <w:p w:rsidR="00D147D3" w:rsidRPr="00C03A67" w:rsidRDefault="00827445" w:rsidP="00C51259">
            <w:pPr>
              <w:pStyle w:val="Tabletext"/>
              <w:spacing w:after="0"/>
              <w:jc w:val="both"/>
              <w:rPr>
                <w:rFonts w:cs="Arial"/>
              </w:rPr>
            </w:pPr>
            <w:r>
              <w:rPr>
                <w:rFonts w:cs="Arial"/>
              </w:rPr>
              <w:t xml:space="preserve">0.3 </w:t>
            </w:r>
          </w:p>
        </w:tc>
        <w:tc>
          <w:tcPr>
            <w:tcW w:w="1980" w:type="dxa"/>
          </w:tcPr>
          <w:p w:rsidR="00D147D3" w:rsidRPr="00C03A67" w:rsidRDefault="00687BBA" w:rsidP="00C51259">
            <w:pPr>
              <w:pStyle w:val="Tabletext"/>
              <w:spacing w:after="0"/>
              <w:jc w:val="both"/>
              <w:rPr>
                <w:rFonts w:cs="Arial"/>
              </w:rPr>
            </w:pPr>
            <w:r>
              <w:rPr>
                <w:rFonts w:cs="Arial"/>
              </w:rPr>
              <w:t>Monica</w:t>
            </w:r>
            <w:r w:rsidR="00827445">
              <w:rPr>
                <w:rFonts w:cs="Arial"/>
              </w:rPr>
              <w:t xml:space="preserve"> McKenna</w:t>
            </w:r>
          </w:p>
        </w:tc>
        <w:tc>
          <w:tcPr>
            <w:tcW w:w="1260" w:type="dxa"/>
          </w:tcPr>
          <w:p w:rsidR="00D147D3" w:rsidRPr="00C03A67" w:rsidRDefault="00827445" w:rsidP="00C51259">
            <w:pPr>
              <w:pStyle w:val="Tabletext"/>
              <w:spacing w:after="0"/>
              <w:jc w:val="both"/>
              <w:rPr>
                <w:rFonts w:cs="Arial"/>
              </w:rPr>
            </w:pPr>
            <w:r>
              <w:rPr>
                <w:rFonts w:cs="Arial"/>
              </w:rPr>
              <w:t>06/24/2013</w:t>
            </w:r>
          </w:p>
        </w:tc>
        <w:tc>
          <w:tcPr>
            <w:tcW w:w="4404" w:type="dxa"/>
          </w:tcPr>
          <w:p w:rsidR="00D147D3" w:rsidRPr="00C03A67" w:rsidRDefault="00827445" w:rsidP="00C51259">
            <w:pPr>
              <w:pStyle w:val="Tabletext"/>
              <w:spacing w:after="0"/>
              <w:jc w:val="both"/>
              <w:rPr>
                <w:rFonts w:cs="Arial"/>
              </w:rPr>
            </w:pPr>
            <w:r>
              <w:rPr>
                <w:rFonts w:cs="Arial"/>
              </w:rPr>
              <w:t>Combining comments from a few people</w:t>
            </w:r>
          </w:p>
        </w:tc>
      </w:tr>
      <w:tr w:rsidR="0090196C" w:rsidRPr="00C03A67" w:rsidTr="00246A0D">
        <w:tc>
          <w:tcPr>
            <w:tcW w:w="1080" w:type="dxa"/>
          </w:tcPr>
          <w:p w:rsidR="0090196C" w:rsidRPr="00C03A67" w:rsidRDefault="00687BBA" w:rsidP="00C51259">
            <w:pPr>
              <w:pStyle w:val="Tabletext"/>
              <w:spacing w:after="0"/>
              <w:jc w:val="both"/>
              <w:rPr>
                <w:rFonts w:cs="Arial"/>
              </w:rPr>
            </w:pPr>
            <w:r>
              <w:rPr>
                <w:rFonts w:cs="Arial"/>
              </w:rPr>
              <w:t>0.4</w:t>
            </w:r>
          </w:p>
        </w:tc>
        <w:tc>
          <w:tcPr>
            <w:tcW w:w="1980" w:type="dxa"/>
          </w:tcPr>
          <w:p w:rsidR="0090196C" w:rsidRPr="00C03A67" w:rsidRDefault="00687BBA" w:rsidP="00C51259">
            <w:pPr>
              <w:pStyle w:val="Tabletext"/>
              <w:spacing w:after="0"/>
              <w:jc w:val="both"/>
              <w:rPr>
                <w:rFonts w:cs="Arial"/>
              </w:rPr>
            </w:pPr>
            <w:r>
              <w:rPr>
                <w:rFonts w:cs="Arial"/>
              </w:rPr>
              <w:t>Monica McKenna</w:t>
            </w:r>
          </w:p>
        </w:tc>
        <w:tc>
          <w:tcPr>
            <w:tcW w:w="1260" w:type="dxa"/>
          </w:tcPr>
          <w:p w:rsidR="0090196C" w:rsidRPr="00C03A67" w:rsidRDefault="00687BBA" w:rsidP="00C51259">
            <w:pPr>
              <w:pStyle w:val="Tabletext"/>
              <w:spacing w:after="0"/>
              <w:jc w:val="both"/>
              <w:rPr>
                <w:rFonts w:cs="Arial"/>
              </w:rPr>
            </w:pPr>
            <w:r>
              <w:rPr>
                <w:rFonts w:cs="Arial"/>
              </w:rPr>
              <w:t>06/25/2013</w:t>
            </w:r>
          </w:p>
        </w:tc>
        <w:tc>
          <w:tcPr>
            <w:tcW w:w="4404" w:type="dxa"/>
          </w:tcPr>
          <w:p w:rsidR="0090196C" w:rsidRPr="00C03A67" w:rsidRDefault="00687BBA" w:rsidP="00C51259">
            <w:pPr>
              <w:pStyle w:val="Tabletext"/>
              <w:spacing w:after="0"/>
              <w:jc w:val="both"/>
              <w:rPr>
                <w:rFonts w:cs="Arial"/>
              </w:rPr>
            </w:pPr>
            <w:r>
              <w:rPr>
                <w:rFonts w:cs="Arial"/>
              </w:rPr>
              <w:t>Add</w:t>
            </w:r>
            <w:r w:rsidR="000E738B">
              <w:rPr>
                <w:rFonts w:cs="Arial"/>
              </w:rPr>
              <w:t>ed appendix with summary of develo</w:t>
            </w:r>
            <w:r>
              <w:rPr>
                <w:rFonts w:cs="Arial"/>
              </w:rPr>
              <w:t>pment.ini changes</w:t>
            </w:r>
          </w:p>
        </w:tc>
      </w:tr>
      <w:tr w:rsidR="00EE590F" w:rsidRPr="00C03A67" w:rsidTr="00246A0D">
        <w:tc>
          <w:tcPr>
            <w:tcW w:w="1080" w:type="dxa"/>
          </w:tcPr>
          <w:p w:rsidR="00EE590F" w:rsidRPr="00C03A67" w:rsidRDefault="00126724" w:rsidP="00C51259">
            <w:pPr>
              <w:pStyle w:val="Tabletext"/>
              <w:spacing w:after="0"/>
              <w:jc w:val="both"/>
              <w:rPr>
                <w:rFonts w:cs="Arial"/>
              </w:rPr>
            </w:pPr>
            <w:r>
              <w:rPr>
                <w:rFonts w:cs="Arial"/>
              </w:rPr>
              <w:t>0.5</w:t>
            </w:r>
          </w:p>
        </w:tc>
        <w:tc>
          <w:tcPr>
            <w:tcW w:w="1980" w:type="dxa"/>
          </w:tcPr>
          <w:p w:rsidR="00EE590F" w:rsidRPr="00C03A67" w:rsidRDefault="00126724" w:rsidP="00C51259">
            <w:pPr>
              <w:pStyle w:val="Tabletext"/>
              <w:spacing w:after="0"/>
              <w:jc w:val="both"/>
              <w:rPr>
                <w:rFonts w:cs="Arial"/>
              </w:rPr>
            </w:pPr>
            <w:r>
              <w:rPr>
                <w:rFonts w:cs="Arial"/>
              </w:rPr>
              <w:t>Monica McKenna</w:t>
            </w:r>
          </w:p>
        </w:tc>
        <w:tc>
          <w:tcPr>
            <w:tcW w:w="1260" w:type="dxa"/>
          </w:tcPr>
          <w:p w:rsidR="00EE590F" w:rsidRPr="00C03A67" w:rsidRDefault="00126724" w:rsidP="00C51259">
            <w:pPr>
              <w:pStyle w:val="Tabletext"/>
              <w:spacing w:after="0"/>
              <w:jc w:val="both"/>
              <w:rPr>
                <w:rFonts w:cs="Arial"/>
              </w:rPr>
            </w:pPr>
            <w:r>
              <w:rPr>
                <w:rFonts w:cs="Arial"/>
              </w:rPr>
              <w:t>07/22/2013</w:t>
            </w:r>
          </w:p>
        </w:tc>
        <w:tc>
          <w:tcPr>
            <w:tcW w:w="4404" w:type="dxa"/>
          </w:tcPr>
          <w:p w:rsidR="00EE590F" w:rsidRPr="00C03A67" w:rsidRDefault="00126724" w:rsidP="00C51259">
            <w:pPr>
              <w:pStyle w:val="Tabletext"/>
              <w:spacing w:after="0"/>
              <w:jc w:val="both"/>
              <w:rPr>
                <w:rFonts w:cs="Arial"/>
              </w:rPr>
            </w:pPr>
            <w:r>
              <w:rPr>
                <w:rFonts w:cs="Arial"/>
              </w:rPr>
              <w:t xml:space="preserve">A little re-organization, more hints, and added </w:t>
            </w:r>
            <w:proofErr w:type="spellStart"/>
            <w:r>
              <w:rPr>
                <w:rFonts w:cs="Arial"/>
              </w:rPr>
              <w:t>gdal</w:t>
            </w:r>
            <w:proofErr w:type="spellEnd"/>
          </w:p>
        </w:tc>
      </w:tr>
      <w:tr w:rsidR="00C43199" w:rsidRPr="00C03A67" w:rsidTr="00246A0D">
        <w:tc>
          <w:tcPr>
            <w:tcW w:w="1080" w:type="dxa"/>
          </w:tcPr>
          <w:p w:rsidR="00C43199" w:rsidRPr="00C03A67" w:rsidRDefault="007F4131" w:rsidP="00C51259">
            <w:pPr>
              <w:pStyle w:val="Tabletext"/>
              <w:spacing w:after="0"/>
              <w:jc w:val="both"/>
              <w:rPr>
                <w:rFonts w:cs="Arial"/>
              </w:rPr>
            </w:pPr>
            <w:r>
              <w:rPr>
                <w:rFonts w:cs="Arial"/>
              </w:rPr>
              <w:t>0.6</w:t>
            </w:r>
          </w:p>
        </w:tc>
        <w:tc>
          <w:tcPr>
            <w:tcW w:w="1980" w:type="dxa"/>
          </w:tcPr>
          <w:p w:rsidR="00C43199" w:rsidRPr="00C03A67" w:rsidRDefault="007F4131" w:rsidP="00C51259">
            <w:pPr>
              <w:pStyle w:val="Tabletext"/>
              <w:spacing w:after="0"/>
              <w:jc w:val="both"/>
              <w:rPr>
                <w:rFonts w:cs="Arial"/>
              </w:rPr>
            </w:pPr>
            <w:r>
              <w:rPr>
                <w:rFonts w:cs="Arial"/>
              </w:rPr>
              <w:t>Monica McKenna</w:t>
            </w:r>
          </w:p>
        </w:tc>
        <w:tc>
          <w:tcPr>
            <w:tcW w:w="1260" w:type="dxa"/>
          </w:tcPr>
          <w:p w:rsidR="00C43199" w:rsidRPr="00C03A67" w:rsidRDefault="007F4131" w:rsidP="00C51259">
            <w:pPr>
              <w:pStyle w:val="Tabletext"/>
              <w:spacing w:after="0"/>
              <w:jc w:val="both"/>
              <w:rPr>
                <w:rFonts w:cs="Arial"/>
              </w:rPr>
            </w:pPr>
            <w:r>
              <w:rPr>
                <w:rFonts w:cs="Arial"/>
              </w:rPr>
              <w:t>07/24/2013</w:t>
            </w:r>
          </w:p>
        </w:tc>
        <w:tc>
          <w:tcPr>
            <w:tcW w:w="4404" w:type="dxa"/>
          </w:tcPr>
          <w:p w:rsidR="00C43199" w:rsidRPr="00C03A67" w:rsidRDefault="007F4131" w:rsidP="00C51259">
            <w:pPr>
              <w:pStyle w:val="Tabletext"/>
              <w:spacing w:after="0"/>
              <w:jc w:val="both"/>
              <w:rPr>
                <w:rFonts w:cs="Arial"/>
              </w:rPr>
            </w:pPr>
            <w:r>
              <w:rPr>
                <w:rFonts w:cs="Arial"/>
              </w:rPr>
              <w:t>Updating with feedback</w:t>
            </w:r>
          </w:p>
        </w:tc>
      </w:tr>
      <w:tr w:rsidR="00042BDE" w:rsidRPr="00C03A67" w:rsidTr="00246A0D">
        <w:tc>
          <w:tcPr>
            <w:tcW w:w="1080" w:type="dxa"/>
          </w:tcPr>
          <w:p w:rsidR="00042BDE" w:rsidRPr="00C03A67" w:rsidRDefault="00042BDE" w:rsidP="00C51259">
            <w:pPr>
              <w:pStyle w:val="Tabletext"/>
              <w:spacing w:after="0"/>
              <w:jc w:val="both"/>
              <w:rPr>
                <w:rFonts w:cs="Arial"/>
              </w:rPr>
            </w:pPr>
          </w:p>
        </w:tc>
        <w:tc>
          <w:tcPr>
            <w:tcW w:w="1980" w:type="dxa"/>
          </w:tcPr>
          <w:p w:rsidR="00042BDE" w:rsidRPr="00C03A67" w:rsidRDefault="00042BDE" w:rsidP="00C51259">
            <w:pPr>
              <w:pStyle w:val="Tabletext"/>
              <w:spacing w:after="0"/>
              <w:jc w:val="both"/>
              <w:rPr>
                <w:rFonts w:cs="Arial"/>
              </w:rPr>
            </w:pPr>
          </w:p>
        </w:tc>
        <w:tc>
          <w:tcPr>
            <w:tcW w:w="1260" w:type="dxa"/>
          </w:tcPr>
          <w:p w:rsidR="00042BDE" w:rsidRPr="00C03A67" w:rsidRDefault="00042BDE" w:rsidP="00C51259">
            <w:pPr>
              <w:pStyle w:val="Tabletext"/>
              <w:spacing w:after="0"/>
              <w:jc w:val="both"/>
              <w:rPr>
                <w:rFonts w:cs="Arial"/>
              </w:rPr>
            </w:pPr>
          </w:p>
        </w:tc>
        <w:tc>
          <w:tcPr>
            <w:tcW w:w="4404" w:type="dxa"/>
          </w:tcPr>
          <w:p w:rsidR="00042BDE" w:rsidRPr="00C03A67" w:rsidRDefault="00042BDE" w:rsidP="00C51259">
            <w:pPr>
              <w:pStyle w:val="Tabletext"/>
              <w:spacing w:after="0"/>
              <w:jc w:val="both"/>
              <w:rPr>
                <w:rFonts w:cs="Arial"/>
              </w:rPr>
            </w:pPr>
          </w:p>
        </w:tc>
      </w:tr>
    </w:tbl>
    <w:p w:rsidR="00D0170D" w:rsidRPr="00C03A67" w:rsidRDefault="00D0170D" w:rsidP="00981587">
      <w:pPr>
        <w:pStyle w:val="Title"/>
        <w:jc w:val="both"/>
        <w:rPr>
          <w:rFonts w:ascii="Arial" w:hAnsi="Arial" w:cs="Arial"/>
          <w:b w:val="0"/>
        </w:rPr>
      </w:pPr>
    </w:p>
    <w:p w:rsidR="00D0170D" w:rsidRPr="00C03A67" w:rsidRDefault="00D0170D" w:rsidP="00981587">
      <w:pPr>
        <w:pStyle w:val="Title"/>
        <w:jc w:val="both"/>
        <w:rPr>
          <w:rFonts w:ascii="Arial" w:hAnsi="Arial" w:cs="Arial"/>
        </w:rPr>
      </w:pPr>
      <w:r w:rsidRPr="00C03A67">
        <w:rPr>
          <w:rFonts w:ascii="Arial" w:hAnsi="Arial" w:cs="Arial"/>
        </w:rPr>
        <w:br w:type="page"/>
      </w:r>
      <w:r w:rsidRPr="00C03A67">
        <w:rPr>
          <w:rFonts w:ascii="Arial" w:hAnsi="Arial" w:cs="Arial"/>
        </w:rPr>
        <w:lastRenderedPageBreak/>
        <w:t>Table of Contents</w:t>
      </w:r>
    </w:p>
    <w:p w:rsidR="00751017" w:rsidRDefault="000E487C">
      <w:pPr>
        <w:pStyle w:val="TOC1"/>
        <w:rPr>
          <w:rFonts w:asciiTheme="minorHAnsi" w:eastAsiaTheme="minorEastAsia" w:hAnsiTheme="minorHAnsi" w:cstheme="minorBidi"/>
        </w:rPr>
      </w:pPr>
      <w:r w:rsidRPr="00C03A67">
        <w:rPr>
          <w:noProof w:val="0"/>
        </w:rPr>
        <w:fldChar w:fldCharType="begin"/>
      </w:r>
      <w:r w:rsidR="00D0170D" w:rsidRPr="00C03A67">
        <w:rPr>
          <w:noProof w:val="0"/>
        </w:rPr>
        <w:instrText xml:space="preserve"> TOC \o "1-3" \h \z \u </w:instrText>
      </w:r>
      <w:r w:rsidRPr="00C03A67">
        <w:rPr>
          <w:noProof w:val="0"/>
        </w:rPr>
        <w:fldChar w:fldCharType="separate"/>
      </w:r>
      <w:hyperlink w:anchor="_Toc362454638" w:history="1">
        <w:r w:rsidR="00751017" w:rsidRPr="00EE1BE7">
          <w:rPr>
            <w:rStyle w:val="Hyperlink"/>
          </w:rPr>
          <w:t>1</w:t>
        </w:r>
        <w:r w:rsidR="00751017">
          <w:rPr>
            <w:rFonts w:asciiTheme="minorHAnsi" w:eastAsiaTheme="minorEastAsia" w:hAnsiTheme="minorHAnsi" w:cstheme="minorBidi"/>
          </w:rPr>
          <w:tab/>
        </w:r>
        <w:r w:rsidR="00751017" w:rsidRPr="00EE1BE7">
          <w:rPr>
            <w:rStyle w:val="Hyperlink"/>
          </w:rPr>
          <w:t>INTRODUCTION</w:t>
        </w:r>
        <w:r w:rsidR="00751017">
          <w:rPr>
            <w:webHidden/>
          </w:rPr>
          <w:tab/>
        </w:r>
        <w:r w:rsidR="00751017">
          <w:rPr>
            <w:webHidden/>
          </w:rPr>
          <w:fldChar w:fldCharType="begin"/>
        </w:r>
        <w:r w:rsidR="00751017">
          <w:rPr>
            <w:webHidden/>
          </w:rPr>
          <w:instrText xml:space="preserve"> PAGEREF _Toc362454638 \h </w:instrText>
        </w:r>
        <w:r w:rsidR="00751017">
          <w:rPr>
            <w:webHidden/>
          </w:rPr>
        </w:r>
        <w:r w:rsidR="00751017">
          <w:rPr>
            <w:webHidden/>
          </w:rPr>
          <w:fldChar w:fldCharType="separate"/>
        </w:r>
        <w:r w:rsidR="00751017">
          <w:rPr>
            <w:webHidden/>
          </w:rPr>
          <w:t>6</w:t>
        </w:r>
        <w:r w:rsidR="00751017">
          <w:rPr>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39" w:history="1">
        <w:r w:rsidRPr="00EE1BE7">
          <w:rPr>
            <w:rStyle w:val="Hyperlink"/>
            <w:noProof/>
          </w:rPr>
          <w:t>1.1</w:t>
        </w:r>
        <w:r>
          <w:rPr>
            <w:rFonts w:asciiTheme="minorHAnsi" w:eastAsiaTheme="minorEastAsia" w:hAnsiTheme="minorHAnsi" w:cstheme="minorBidi"/>
            <w:noProof/>
          </w:rPr>
          <w:tab/>
        </w:r>
        <w:r w:rsidRPr="00EE1BE7">
          <w:rPr>
            <w:rStyle w:val="Hyperlink"/>
            <w:noProof/>
          </w:rPr>
          <w:t>Purpose</w:t>
        </w:r>
        <w:r>
          <w:rPr>
            <w:noProof/>
            <w:webHidden/>
          </w:rPr>
          <w:tab/>
        </w:r>
        <w:r>
          <w:rPr>
            <w:noProof/>
            <w:webHidden/>
          </w:rPr>
          <w:fldChar w:fldCharType="begin"/>
        </w:r>
        <w:r>
          <w:rPr>
            <w:noProof/>
            <w:webHidden/>
          </w:rPr>
          <w:instrText xml:space="preserve"> PAGEREF _Toc362454639 \h </w:instrText>
        </w:r>
        <w:r>
          <w:rPr>
            <w:noProof/>
            <w:webHidden/>
          </w:rPr>
        </w:r>
        <w:r>
          <w:rPr>
            <w:noProof/>
            <w:webHidden/>
          </w:rPr>
          <w:fldChar w:fldCharType="separate"/>
        </w:r>
        <w:r>
          <w:rPr>
            <w:noProof/>
            <w:webHidden/>
          </w:rPr>
          <w:t>6</w:t>
        </w:r>
        <w:r>
          <w:rPr>
            <w:noProof/>
            <w:webHidden/>
          </w:rPr>
          <w:fldChar w:fldCharType="end"/>
        </w:r>
      </w:hyperlink>
    </w:p>
    <w:p w:rsidR="00751017" w:rsidRDefault="00751017">
      <w:pPr>
        <w:pStyle w:val="TOC1"/>
        <w:rPr>
          <w:rFonts w:asciiTheme="minorHAnsi" w:eastAsiaTheme="minorEastAsia" w:hAnsiTheme="minorHAnsi" w:cstheme="minorBidi"/>
        </w:rPr>
      </w:pPr>
      <w:hyperlink w:anchor="_Toc362454640" w:history="1">
        <w:r w:rsidRPr="00EE1BE7">
          <w:rPr>
            <w:rStyle w:val="Hyperlink"/>
          </w:rPr>
          <w:t>2</w:t>
        </w:r>
        <w:r>
          <w:rPr>
            <w:rFonts w:asciiTheme="minorHAnsi" w:eastAsiaTheme="minorEastAsia" w:hAnsiTheme="minorHAnsi" w:cstheme="minorBidi"/>
          </w:rPr>
          <w:tab/>
        </w:r>
        <w:r w:rsidRPr="00EE1BE7">
          <w:rPr>
            <w:rStyle w:val="Hyperlink"/>
          </w:rPr>
          <w:t>Prerequisites</w:t>
        </w:r>
        <w:r>
          <w:rPr>
            <w:webHidden/>
          </w:rPr>
          <w:tab/>
        </w:r>
        <w:r>
          <w:rPr>
            <w:webHidden/>
          </w:rPr>
          <w:fldChar w:fldCharType="begin"/>
        </w:r>
        <w:r>
          <w:rPr>
            <w:webHidden/>
          </w:rPr>
          <w:instrText xml:space="preserve"> PAGEREF _Toc362454640 \h </w:instrText>
        </w:r>
        <w:r>
          <w:rPr>
            <w:webHidden/>
          </w:rPr>
        </w:r>
        <w:r>
          <w:rPr>
            <w:webHidden/>
          </w:rPr>
          <w:fldChar w:fldCharType="separate"/>
        </w:r>
        <w:r>
          <w:rPr>
            <w:webHidden/>
          </w:rPr>
          <w:t>7</w:t>
        </w:r>
        <w:r>
          <w:rPr>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41" w:history="1">
        <w:r w:rsidRPr="00EE1BE7">
          <w:rPr>
            <w:rStyle w:val="Hyperlink"/>
            <w:noProof/>
          </w:rPr>
          <w:t>2.1</w:t>
        </w:r>
        <w:r>
          <w:rPr>
            <w:rFonts w:asciiTheme="minorHAnsi" w:eastAsiaTheme="minorEastAsia" w:hAnsiTheme="minorHAnsi" w:cstheme="minorBidi"/>
            <w:noProof/>
          </w:rPr>
          <w:tab/>
        </w:r>
        <w:r w:rsidRPr="00EE1BE7">
          <w:rPr>
            <w:rStyle w:val="Hyperlink"/>
            <w:noProof/>
          </w:rPr>
          <w:t>Choosing a virtualized environment</w:t>
        </w:r>
        <w:r>
          <w:rPr>
            <w:noProof/>
            <w:webHidden/>
          </w:rPr>
          <w:tab/>
        </w:r>
        <w:r>
          <w:rPr>
            <w:noProof/>
            <w:webHidden/>
          </w:rPr>
          <w:fldChar w:fldCharType="begin"/>
        </w:r>
        <w:r>
          <w:rPr>
            <w:noProof/>
            <w:webHidden/>
          </w:rPr>
          <w:instrText xml:space="preserve"> PAGEREF _Toc362454641 \h </w:instrText>
        </w:r>
        <w:r>
          <w:rPr>
            <w:noProof/>
            <w:webHidden/>
          </w:rPr>
        </w:r>
        <w:r>
          <w:rPr>
            <w:noProof/>
            <w:webHidden/>
          </w:rPr>
          <w:fldChar w:fldCharType="separate"/>
        </w:r>
        <w:r>
          <w:rPr>
            <w:noProof/>
            <w:webHidden/>
          </w:rPr>
          <w:t>7</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42" w:history="1">
        <w:r w:rsidRPr="00EE1BE7">
          <w:rPr>
            <w:rStyle w:val="Hyperlink"/>
            <w:noProof/>
          </w:rPr>
          <w:t>2.2</w:t>
        </w:r>
        <w:r>
          <w:rPr>
            <w:rFonts w:asciiTheme="minorHAnsi" w:eastAsiaTheme="minorEastAsia" w:hAnsiTheme="minorHAnsi" w:cstheme="minorBidi"/>
            <w:noProof/>
          </w:rPr>
          <w:tab/>
        </w:r>
        <w:r w:rsidRPr="00EE1BE7">
          <w:rPr>
            <w:rStyle w:val="Hyperlink"/>
            <w:noProof/>
          </w:rPr>
          <w:t>Creating a VM and installing linux in a Windows environment</w:t>
        </w:r>
        <w:r>
          <w:rPr>
            <w:noProof/>
            <w:webHidden/>
          </w:rPr>
          <w:tab/>
        </w:r>
        <w:r>
          <w:rPr>
            <w:noProof/>
            <w:webHidden/>
          </w:rPr>
          <w:fldChar w:fldCharType="begin"/>
        </w:r>
        <w:r>
          <w:rPr>
            <w:noProof/>
            <w:webHidden/>
          </w:rPr>
          <w:instrText xml:space="preserve"> PAGEREF _Toc362454642 \h </w:instrText>
        </w:r>
        <w:r>
          <w:rPr>
            <w:noProof/>
            <w:webHidden/>
          </w:rPr>
        </w:r>
        <w:r>
          <w:rPr>
            <w:noProof/>
            <w:webHidden/>
          </w:rPr>
          <w:fldChar w:fldCharType="separate"/>
        </w:r>
        <w:r>
          <w:rPr>
            <w:noProof/>
            <w:webHidden/>
          </w:rPr>
          <w:t>7</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43" w:history="1">
        <w:r w:rsidRPr="00EE1BE7">
          <w:rPr>
            <w:rStyle w:val="Hyperlink"/>
            <w:noProof/>
          </w:rPr>
          <w:t>2.2.1</w:t>
        </w:r>
        <w:r>
          <w:rPr>
            <w:rFonts w:asciiTheme="minorHAnsi" w:eastAsiaTheme="minorEastAsia" w:hAnsiTheme="minorHAnsi" w:cstheme="minorBidi"/>
            <w:noProof/>
          </w:rPr>
          <w:tab/>
        </w:r>
        <w:r w:rsidRPr="00EE1BE7">
          <w:rPr>
            <w:rStyle w:val="Hyperlink"/>
            <w:noProof/>
          </w:rPr>
          <w:t>First, download and install Oracle VM VirtualBox Manager</w:t>
        </w:r>
        <w:r>
          <w:rPr>
            <w:noProof/>
            <w:webHidden/>
          </w:rPr>
          <w:tab/>
        </w:r>
        <w:r>
          <w:rPr>
            <w:noProof/>
            <w:webHidden/>
          </w:rPr>
          <w:fldChar w:fldCharType="begin"/>
        </w:r>
        <w:r>
          <w:rPr>
            <w:noProof/>
            <w:webHidden/>
          </w:rPr>
          <w:instrText xml:space="preserve"> PAGEREF _Toc362454643 \h </w:instrText>
        </w:r>
        <w:r>
          <w:rPr>
            <w:noProof/>
            <w:webHidden/>
          </w:rPr>
        </w:r>
        <w:r>
          <w:rPr>
            <w:noProof/>
            <w:webHidden/>
          </w:rPr>
          <w:fldChar w:fldCharType="separate"/>
        </w:r>
        <w:r>
          <w:rPr>
            <w:noProof/>
            <w:webHidden/>
          </w:rPr>
          <w:t>7</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44" w:history="1">
        <w:r w:rsidRPr="00EE1BE7">
          <w:rPr>
            <w:rStyle w:val="Hyperlink"/>
            <w:noProof/>
          </w:rPr>
          <w:t>2.2.2</w:t>
        </w:r>
        <w:r>
          <w:rPr>
            <w:rFonts w:asciiTheme="minorHAnsi" w:eastAsiaTheme="minorEastAsia" w:hAnsiTheme="minorHAnsi" w:cstheme="minorBidi"/>
            <w:noProof/>
          </w:rPr>
          <w:tab/>
        </w:r>
        <w:r w:rsidRPr="00EE1BE7">
          <w:rPr>
            <w:rStyle w:val="Hyperlink"/>
            <w:noProof/>
          </w:rPr>
          <w:t>Then, download the Desktop CD for PC(Intel x86) for Ubuntu:</w:t>
        </w:r>
        <w:r>
          <w:rPr>
            <w:noProof/>
            <w:webHidden/>
          </w:rPr>
          <w:tab/>
        </w:r>
        <w:r>
          <w:rPr>
            <w:noProof/>
            <w:webHidden/>
          </w:rPr>
          <w:fldChar w:fldCharType="begin"/>
        </w:r>
        <w:r>
          <w:rPr>
            <w:noProof/>
            <w:webHidden/>
          </w:rPr>
          <w:instrText xml:space="preserve"> PAGEREF _Toc362454644 \h </w:instrText>
        </w:r>
        <w:r>
          <w:rPr>
            <w:noProof/>
            <w:webHidden/>
          </w:rPr>
        </w:r>
        <w:r>
          <w:rPr>
            <w:noProof/>
            <w:webHidden/>
          </w:rPr>
          <w:fldChar w:fldCharType="separate"/>
        </w:r>
        <w:r>
          <w:rPr>
            <w:noProof/>
            <w:webHidden/>
          </w:rPr>
          <w:t>7</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45" w:history="1">
        <w:r w:rsidRPr="00EE1BE7">
          <w:rPr>
            <w:rStyle w:val="Hyperlink"/>
            <w:noProof/>
          </w:rPr>
          <w:t>2.2.3</w:t>
        </w:r>
        <w:r>
          <w:rPr>
            <w:rFonts w:asciiTheme="minorHAnsi" w:eastAsiaTheme="minorEastAsia" w:hAnsiTheme="minorHAnsi" w:cstheme="minorBidi"/>
            <w:noProof/>
          </w:rPr>
          <w:tab/>
        </w:r>
        <w:r w:rsidRPr="00EE1BE7">
          <w:rPr>
            <w:rStyle w:val="Hyperlink"/>
            <w:noProof/>
          </w:rPr>
          <w:t>Start Oracle VirtualBox and Create a VM for Linux Ubuntu</w:t>
        </w:r>
        <w:r>
          <w:rPr>
            <w:noProof/>
            <w:webHidden/>
          </w:rPr>
          <w:tab/>
        </w:r>
        <w:r>
          <w:rPr>
            <w:noProof/>
            <w:webHidden/>
          </w:rPr>
          <w:fldChar w:fldCharType="begin"/>
        </w:r>
        <w:r>
          <w:rPr>
            <w:noProof/>
            <w:webHidden/>
          </w:rPr>
          <w:instrText xml:space="preserve"> PAGEREF _Toc362454645 \h </w:instrText>
        </w:r>
        <w:r>
          <w:rPr>
            <w:noProof/>
            <w:webHidden/>
          </w:rPr>
        </w:r>
        <w:r>
          <w:rPr>
            <w:noProof/>
            <w:webHidden/>
          </w:rPr>
          <w:fldChar w:fldCharType="separate"/>
        </w:r>
        <w:r>
          <w:rPr>
            <w:noProof/>
            <w:webHidden/>
          </w:rPr>
          <w:t>8</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46" w:history="1">
        <w:r w:rsidRPr="00EE1BE7">
          <w:rPr>
            <w:rStyle w:val="Hyperlink"/>
            <w:noProof/>
          </w:rPr>
          <w:t>2.2.4</w:t>
        </w:r>
        <w:r>
          <w:rPr>
            <w:rFonts w:asciiTheme="minorHAnsi" w:eastAsiaTheme="minorEastAsia" w:hAnsiTheme="minorHAnsi" w:cstheme="minorBidi"/>
            <w:noProof/>
          </w:rPr>
          <w:tab/>
        </w:r>
        <w:r w:rsidRPr="00EE1BE7">
          <w:rPr>
            <w:rStyle w:val="Hyperlink"/>
            <w:noProof/>
          </w:rPr>
          <w:t>Configure the new VM</w:t>
        </w:r>
        <w:r>
          <w:rPr>
            <w:noProof/>
            <w:webHidden/>
          </w:rPr>
          <w:tab/>
        </w:r>
        <w:r>
          <w:rPr>
            <w:noProof/>
            <w:webHidden/>
          </w:rPr>
          <w:fldChar w:fldCharType="begin"/>
        </w:r>
        <w:r>
          <w:rPr>
            <w:noProof/>
            <w:webHidden/>
          </w:rPr>
          <w:instrText xml:space="preserve"> PAGEREF _Toc362454646 \h </w:instrText>
        </w:r>
        <w:r>
          <w:rPr>
            <w:noProof/>
            <w:webHidden/>
          </w:rPr>
        </w:r>
        <w:r>
          <w:rPr>
            <w:noProof/>
            <w:webHidden/>
          </w:rPr>
          <w:fldChar w:fldCharType="separate"/>
        </w:r>
        <w:r>
          <w:rPr>
            <w:noProof/>
            <w:webHidden/>
          </w:rPr>
          <w:t>11</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47" w:history="1">
        <w:r w:rsidRPr="00EE1BE7">
          <w:rPr>
            <w:rStyle w:val="Hyperlink"/>
            <w:noProof/>
          </w:rPr>
          <w:t>2.2.5</w:t>
        </w:r>
        <w:r>
          <w:rPr>
            <w:rFonts w:asciiTheme="minorHAnsi" w:eastAsiaTheme="minorEastAsia" w:hAnsiTheme="minorHAnsi" w:cstheme="minorBidi"/>
            <w:noProof/>
          </w:rPr>
          <w:tab/>
        </w:r>
        <w:r w:rsidRPr="00EE1BE7">
          <w:rPr>
            <w:rStyle w:val="Hyperlink"/>
            <w:noProof/>
          </w:rPr>
          <w:t>Mount the Linux installation .ISO file in the VM before it starts</w:t>
        </w:r>
        <w:r>
          <w:rPr>
            <w:noProof/>
            <w:webHidden/>
          </w:rPr>
          <w:tab/>
        </w:r>
        <w:r>
          <w:rPr>
            <w:noProof/>
            <w:webHidden/>
          </w:rPr>
          <w:fldChar w:fldCharType="begin"/>
        </w:r>
        <w:r>
          <w:rPr>
            <w:noProof/>
            <w:webHidden/>
          </w:rPr>
          <w:instrText xml:space="preserve"> PAGEREF _Toc362454647 \h </w:instrText>
        </w:r>
        <w:r>
          <w:rPr>
            <w:noProof/>
            <w:webHidden/>
          </w:rPr>
        </w:r>
        <w:r>
          <w:rPr>
            <w:noProof/>
            <w:webHidden/>
          </w:rPr>
          <w:fldChar w:fldCharType="separate"/>
        </w:r>
        <w:r>
          <w:rPr>
            <w:noProof/>
            <w:webHidden/>
          </w:rPr>
          <w:t>12</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48" w:history="1">
        <w:r w:rsidRPr="00EE1BE7">
          <w:rPr>
            <w:rStyle w:val="Hyperlink"/>
            <w:noProof/>
          </w:rPr>
          <w:t>2.2.6</w:t>
        </w:r>
        <w:r>
          <w:rPr>
            <w:rFonts w:asciiTheme="minorHAnsi" w:eastAsiaTheme="minorEastAsia" w:hAnsiTheme="minorHAnsi" w:cstheme="minorBidi"/>
            <w:noProof/>
          </w:rPr>
          <w:tab/>
        </w:r>
        <w:r w:rsidRPr="00EE1BE7">
          <w:rPr>
            <w:rStyle w:val="Hyperlink"/>
            <w:noProof/>
          </w:rPr>
          <w:t>Finally, install Linux Ubuntu 12.04</w:t>
        </w:r>
        <w:r>
          <w:rPr>
            <w:noProof/>
            <w:webHidden/>
          </w:rPr>
          <w:tab/>
        </w:r>
        <w:r>
          <w:rPr>
            <w:noProof/>
            <w:webHidden/>
          </w:rPr>
          <w:fldChar w:fldCharType="begin"/>
        </w:r>
        <w:r>
          <w:rPr>
            <w:noProof/>
            <w:webHidden/>
          </w:rPr>
          <w:instrText xml:space="preserve"> PAGEREF _Toc362454648 \h </w:instrText>
        </w:r>
        <w:r>
          <w:rPr>
            <w:noProof/>
            <w:webHidden/>
          </w:rPr>
        </w:r>
        <w:r>
          <w:rPr>
            <w:noProof/>
            <w:webHidden/>
          </w:rPr>
          <w:fldChar w:fldCharType="separate"/>
        </w:r>
        <w:r>
          <w:rPr>
            <w:noProof/>
            <w:webHidden/>
          </w:rPr>
          <w:t>13</w:t>
        </w:r>
        <w:r>
          <w:rPr>
            <w:noProof/>
            <w:webHidden/>
          </w:rPr>
          <w:fldChar w:fldCharType="end"/>
        </w:r>
      </w:hyperlink>
    </w:p>
    <w:p w:rsidR="00751017" w:rsidRDefault="00751017">
      <w:pPr>
        <w:pStyle w:val="TOC1"/>
        <w:rPr>
          <w:rFonts w:asciiTheme="minorHAnsi" w:eastAsiaTheme="minorEastAsia" w:hAnsiTheme="minorHAnsi" w:cstheme="minorBidi"/>
        </w:rPr>
      </w:pPr>
      <w:hyperlink w:anchor="_Toc362454649" w:history="1">
        <w:r w:rsidRPr="00EE1BE7">
          <w:rPr>
            <w:rStyle w:val="Hyperlink"/>
          </w:rPr>
          <w:t>3</w:t>
        </w:r>
        <w:r>
          <w:rPr>
            <w:rFonts w:asciiTheme="minorHAnsi" w:eastAsiaTheme="minorEastAsia" w:hAnsiTheme="minorHAnsi" w:cstheme="minorBidi"/>
          </w:rPr>
          <w:tab/>
        </w:r>
        <w:r w:rsidRPr="00EE1BE7">
          <w:rPr>
            <w:rStyle w:val="Hyperlink"/>
          </w:rPr>
          <w:t>Configuring if behind a corporate firewall (OPTIONAL)</w:t>
        </w:r>
        <w:r>
          <w:rPr>
            <w:webHidden/>
          </w:rPr>
          <w:tab/>
        </w:r>
        <w:r>
          <w:rPr>
            <w:webHidden/>
          </w:rPr>
          <w:fldChar w:fldCharType="begin"/>
        </w:r>
        <w:r>
          <w:rPr>
            <w:webHidden/>
          </w:rPr>
          <w:instrText xml:space="preserve"> PAGEREF _Toc362454649 \h </w:instrText>
        </w:r>
        <w:r>
          <w:rPr>
            <w:webHidden/>
          </w:rPr>
        </w:r>
        <w:r>
          <w:rPr>
            <w:webHidden/>
          </w:rPr>
          <w:fldChar w:fldCharType="separate"/>
        </w:r>
        <w:r>
          <w:rPr>
            <w:webHidden/>
          </w:rPr>
          <w:t>17</w:t>
        </w:r>
        <w:r>
          <w:rPr>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50" w:history="1">
        <w:r w:rsidRPr="00EE1BE7">
          <w:rPr>
            <w:rStyle w:val="Hyperlink"/>
            <w:noProof/>
          </w:rPr>
          <w:t>3.1</w:t>
        </w:r>
        <w:r>
          <w:rPr>
            <w:rFonts w:asciiTheme="minorHAnsi" w:eastAsiaTheme="minorEastAsia" w:hAnsiTheme="minorHAnsi" w:cstheme="minorBidi"/>
            <w:noProof/>
          </w:rPr>
          <w:tab/>
        </w:r>
        <w:r w:rsidRPr="00EE1BE7">
          <w:rPr>
            <w:rStyle w:val="Hyperlink"/>
            <w:noProof/>
          </w:rPr>
          <w:t>Install CNTLM</w:t>
        </w:r>
        <w:r>
          <w:rPr>
            <w:noProof/>
            <w:webHidden/>
          </w:rPr>
          <w:tab/>
        </w:r>
        <w:r>
          <w:rPr>
            <w:noProof/>
            <w:webHidden/>
          </w:rPr>
          <w:fldChar w:fldCharType="begin"/>
        </w:r>
        <w:r>
          <w:rPr>
            <w:noProof/>
            <w:webHidden/>
          </w:rPr>
          <w:instrText xml:space="preserve"> PAGEREF _Toc362454650 \h </w:instrText>
        </w:r>
        <w:r>
          <w:rPr>
            <w:noProof/>
            <w:webHidden/>
          </w:rPr>
        </w:r>
        <w:r>
          <w:rPr>
            <w:noProof/>
            <w:webHidden/>
          </w:rPr>
          <w:fldChar w:fldCharType="separate"/>
        </w:r>
        <w:r>
          <w:rPr>
            <w:noProof/>
            <w:webHidden/>
          </w:rPr>
          <w:t>17</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51" w:history="1">
        <w:r w:rsidRPr="00EE1BE7">
          <w:rPr>
            <w:rStyle w:val="Hyperlink"/>
            <w:noProof/>
          </w:rPr>
          <w:t>3.2</w:t>
        </w:r>
        <w:r>
          <w:rPr>
            <w:rFonts w:asciiTheme="minorHAnsi" w:eastAsiaTheme="minorEastAsia" w:hAnsiTheme="minorHAnsi" w:cstheme="minorBidi"/>
            <w:noProof/>
          </w:rPr>
          <w:tab/>
        </w:r>
        <w:r w:rsidRPr="00EE1BE7">
          <w:rPr>
            <w:rStyle w:val="Hyperlink"/>
            <w:noProof/>
          </w:rPr>
          <w:t>Configure the Linux VM Proxy to use CNTLM as its proxy</w:t>
        </w:r>
        <w:r>
          <w:rPr>
            <w:noProof/>
            <w:webHidden/>
          </w:rPr>
          <w:tab/>
        </w:r>
        <w:r>
          <w:rPr>
            <w:noProof/>
            <w:webHidden/>
          </w:rPr>
          <w:fldChar w:fldCharType="begin"/>
        </w:r>
        <w:r>
          <w:rPr>
            <w:noProof/>
            <w:webHidden/>
          </w:rPr>
          <w:instrText xml:space="preserve"> PAGEREF _Toc362454651 \h </w:instrText>
        </w:r>
        <w:r>
          <w:rPr>
            <w:noProof/>
            <w:webHidden/>
          </w:rPr>
        </w:r>
        <w:r>
          <w:rPr>
            <w:noProof/>
            <w:webHidden/>
          </w:rPr>
          <w:fldChar w:fldCharType="separate"/>
        </w:r>
        <w:r>
          <w:rPr>
            <w:noProof/>
            <w:webHidden/>
          </w:rPr>
          <w:t>17</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52" w:history="1">
        <w:r w:rsidRPr="00EE1BE7">
          <w:rPr>
            <w:rStyle w:val="Hyperlink"/>
            <w:noProof/>
          </w:rPr>
          <w:t>3.3</w:t>
        </w:r>
        <w:r>
          <w:rPr>
            <w:rFonts w:asciiTheme="minorHAnsi" w:eastAsiaTheme="minorEastAsia" w:hAnsiTheme="minorHAnsi" w:cstheme="minorBidi"/>
            <w:noProof/>
          </w:rPr>
          <w:tab/>
        </w:r>
        <w:r w:rsidRPr="00EE1BE7">
          <w:rPr>
            <w:rStyle w:val="Hyperlink"/>
            <w:noProof/>
          </w:rPr>
          <w:t>What to do if cntlm and proxy continue to cause issues</w:t>
        </w:r>
        <w:r>
          <w:rPr>
            <w:noProof/>
            <w:webHidden/>
          </w:rPr>
          <w:tab/>
        </w:r>
        <w:r>
          <w:rPr>
            <w:noProof/>
            <w:webHidden/>
          </w:rPr>
          <w:fldChar w:fldCharType="begin"/>
        </w:r>
        <w:r>
          <w:rPr>
            <w:noProof/>
            <w:webHidden/>
          </w:rPr>
          <w:instrText xml:space="preserve"> PAGEREF _Toc362454652 \h </w:instrText>
        </w:r>
        <w:r>
          <w:rPr>
            <w:noProof/>
            <w:webHidden/>
          </w:rPr>
        </w:r>
        <w:r>
          <w:rPr>
            <w:noProof/>
            <w:webHidden/>
          </w:rPr>
          <w:fldChar w:fldCharType="separate"/>
        </w:r>
        <w:r>
          <w:rPr>
            <w:noProof/>
            <w:webHidden/>
          </w:rPr>
          <w:t>19</w:t>
        </w:r>
        <w:r>
          <w:rPr>
            <w:noProof/>
            <w:webHidden/>
          </w:rPr>
          <w:fldChar w:fldCharType="end"/>
        </w:r>
      </w:hyperlink>
    </w:p>
    <w:p w:rsidR="00751017" w:rsidRDefault="00751017">
      <w:pPr>
        <w:pStyle w:val="TOC1"/>
        <w:rPr>
          <w:rFonts w:asciiTheme="minorHAnsi" w:eastAsiaTheme="minorEastAsia" w:hAnsiTheme="minorHAnsi" w:cstheme="minorBidi"/>
        </w:rPr>
      </w:pPr>
      <w:hyperlink w:anchor="_Toc362454653" w:history="1">
        <w:r w:rsidRPr="00EE1BE7">
          <w:rPr>
            <w:rStyle w:val="Hyperlink"/>
          </w:rPr>
          <w:t>4</w:t>
        </w:r>
        <w:r>
          <w:rPr>
            <w:rFonts w:asciiTheme="minorHAnsi" w:eastAsiaTheme="minorEastAsia" w:hAnsiTheme="minorHAnsi" w:cstheme="minorBidi"/>
          </w:rPr>
          <w:tab/>
        </w:r>
        <w:r w:rsidRPr="00EE1BE7">
          <w:rPr>
            <w:rStyle w:val="Hyperlink"/>
          </w:rPr>
          <w:t>NGDS Installation Procedure</w:t>
        </w:r>
        <w:r>
          <w:rPr>
            <w:webHidden/>
          </w:rPr>
          <w:tab/>
        </w:r>
        <w:r>
          <w:rPr>
            <w:webHidden/>
          </w:rPr>
          <w:fldChar w:fldCharType="begin"/>
        </w:r>
        <w:r>
          <w:rPr>
            <w:webHidden/>
          </w:rPr>
          <w:instrText xml:space="preserve"> PAGEREF _Toc362454653 \h </w:instrText>
        </w:r>
        <w:r>
          <w:rPr>
            <w:webHidden/>
          </w:rPr>
        </w:r>
        <w:r>
          <w:rPr>
            <w:webHidden/>
          </w:rPr>
          <w:fldChar w:fldCharType="separate"/>
        </w:r>
        <w:r>
          <w:rPr>
            <w:webHidden/>
          </w:rPr>
          <w:t>20</w:t>
        </w:r>
        <w:r>
          <w:rPr>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54" w:history="1">
        <w:r w:rsidRPr="00EE1BE7">
          <w:rPr>
            <w:rStyle w:val="Hyperlink"/>
            <w:noProof/>
          </w:rPr>
          <w:t>4.1</w:t>
        </w:r>
        <w:r>
          <w:rPr>
            <w:rFonts w:asciiTheme="minorHAnsi" w:eastAsiaTheme="minorEastAsia" w:hAnsiTheme="minorHAnsi" w:cstheme="minorBidi"/>
            <w:noProof/>
          </w:rPr>
          <w:tab/>
        </w:r>
        <w:r w:rsidRPr="00EE1BE7">
          <w:rPr>
            <w:rStyle w:val="Hyperlink"/>
            <w:noProof/>
          </w:rPr>
          <w:t>Installing Git</w:t>
        </w:r>
        <w:r>
          <w:rPr>
            <w:noProof/>
            <w:webHidden/>
          </w:rPr>
          <w:tab/>
        </w:r>
        <w:r>
          <w:rPr>
            <w:noProof/>
            <w:webHidden/>
          </w:rPr>
          <w:fldChar w:fldCharType="begin"/>
        </w:r>
        <w:r>
          <w:rPr>
            <w:noProof/>
            <w:webHidden/>
          </w:rPr>
          <w:instrText xml:space="preserve"> PAGEREF _Toc362454654 \h </w:instrText>
        </w:r>
        <w:r>
          <w:rPr>
            <w:noProof/>
            <w:webHidden/>
          </w:rPr>
        </w:r>
        <w:r>
          <w:rPr>
            <w:noProof/>
            <w:webHidden/>
          </w:rPr>
          <w:fldChar w:fldCharType="separate"/>
        </w:r>
        <w:r>
          <w:rPr>
            <w:noProof/>
            <w:webHidden/>
          </w:rPr>
          <w:t>20</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55" w:history="1">
        <w:r w:rsidRPr="00EE1BE7">
          <w:rPr>
            <w:rStyle w:val="Hyperlink"/>
            <w:noProof/>
          </w:rPr>
          <w:t>4.2</w:t>
        </w:r>
        <w:r>
          <w:rPr>
            <w:rFonts w:asciiTheme="minorHAnsi" w:eastAsiaTheme="minorEastAsia" w:hAnsiTheme="minorHAnsi" w:cstheme="minorBidi"/>
            <w:noProof/>
          </w:rPr>
          <w:tab/>
        </w:r>
        <w:r w:rsidRPr="00EE1BE7">
          <w:rPr>
            <w:rStyle w:val="Hyperlink"/>
            <w:noProof/>
          </w:rPr>
          <w:t>Obtaining the installation program and script</w:t>
        </w:r>
        <w:r>
          <w:rPr>
            <w:noProof/>
            <w:webHidden/>
          </w:rPr>
          <w:tab/>
        </w:r>
        <w:r>
          <w:rPr>
            <w:noProof/>
            <w:webHidden/>
          </w:rPr>
          <w:fldChar w:fldCharType="begin"/>
        </w:r>
        <w:r>
          <w:rPr>
            <w:noProof/>
            <w:webHidden/>
          </w:rPr>
          <w:instrText xml:space="preserve"> PAGEREF _Toc362454655 \h </w:instrText>
        </w:r>
        <w:r>
          <w:rPr>
            <w:noProof/>
            <w:webHidden/>
          </w:rPr>
        </w:r>
        <w:r>
          <w:rPr>
            <w:noProof/>
            <w:webHidden/>
          </w:rPr>
          <w:fldChar w:fldCharType="separate"/>
        </w:r>
        <w:r>
          <w:rPr>
            <w:noProof/>
            <w:webHidden/>
          </w:rPr>
          <w:t>20</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56" w:history="1">
        <w:r w:rsidRPr="00EE1BE7">
          <w:rPr>
            <w:rStyle w:val="Hyperlink"/>
            <w:noProof/>
          </w:rPr>
          <w:t>4.3</w:t>
        </w:r>
        <w:r>
          <w:rPr>
            <w:rFonts w:asciiTheme="minorHAnsi" w:eastAsiaTheme="minorEastAsia" w:hAnsiTheme="minorHAnsi" w:cstheme="minorBidi"/>
            <w:noProof/>
          </w:rPr>
          <w:tab/>
        </w:r>
        <w:r w:rsidRPr="00EE1BE7">
          <w:rPr>
            <w:rStyle w:val="Hyperlink"/>
            <w:noProof/>
          </w:rPr>
          <w:t>Setting Parameters in my_config.cfg</w:t>
        </w:r>
        <w:r>
          <w:rPr>
            <w:noProof/>
            <w:webHidden/>
          </w:rPr>
          <w:tab/>
        </w:r>
        <w:r>
          <w:rPr>
            <w:noProof/>
            <w:webHidden/>
          </w:rPr>
          <w:fldChar w:fldCharType="begin"/>
        </w:r>
        <w:r>
          <w:rPr>
            <w:noProof/>
            <w:webHidden/>
          </w:rPr>
          <w:instrText xml:space="preserve"> PAGEREF _Toc362454656 \h </w:instrText>
        </w:r>
        <w:r>
          <w:rPr>
            <w:noProof/>
            <w:webHidden/>
          </w:rPr>
        </w:r>
        <w:r>
          <w:rPr>
            <w:noProof/>
            <w:webHidden/>
          </w:rPr>
          <w:fldChar w:fldCharType="separate"/>
        </w:r>
        <w:r>
          <w:rPr>
            <w:noProof/>
            <w:webHidden/>
          </w:rPr>
          <w:t>21</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57" w:history="1">
        <w:r w:rsidRPr="00EE1BE7">
          <w:rPr>
            <w:rStyle w:val="Hyperlink"/>
            <w:noProof/>
          </w:rPr>
          <w:t>4.4</w:t>
        </w:r>
        <w:r>
          <w:rPr>
            <w:rFonts w:asciiTheme="minorHAnsi" w:eastAsiaTheme="minorEastAsia" w:hAnsiTheme="minorHAnsi" w:cstheme="minorBidi"/>
            <w:noProof/>
          </w:rPr>
          <w:tab/>
        </w:r>
        <w:r w:rsidRPr="00EE1BE7">
          <w:rPr>
            <w:rStyle w:val="Hyperlink"/>
            <w:noProof/>
          </w:rPr>
          <w:t>Installing required programs</w:t>
        </w:r>
        <w:r>
          <w:rPr>
            <w:noProof/>
            <w:webHidden/>
          </w:rPr>
          <w:tab/>
        </w:r>
        <w:r>
          <w:rPr>
            <w:noProof/>
            <w:webHidden/>
          </w:rPr>
          <w:fldChar w:fldCharType="begin"/>
        </w:r>
        <w:r>
          <w:rPr>
            <w:noProof/>
            <w:webHidden/>
          </w:rPr>
          <w:instrText xml:space="preserve"> PAGEREF _Toc362454657 \h </w:instrText>
        </w:r>
        <w:r>
          <w:rPr>
            <w:noProof/>
            <w:webHidden/>
          </w:rPr>
        </w:r>
        <w:r>
          <w:rPr>
            <w:noProof/>
            <w:webHidden/>
          </w:rPr>
          <w:fldChar w:fldCharType="separate"/>
        </w:r>
        <w:r>
          <w:rPr>
            <w:noProof/>
            <w:webHidden/>
          </w:rPr>
          <w:t>21</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58" w:history="1">
        <w:r w:rsidRPr="00EE1BE7">
          <w:rPr>
            <w:rStyle w:val="Hyperlink"/>
            <w:noProof/>
          </w:rPr>
          <w:t>4.4.1</w:t>
        </w:r>
        <w:r>
          <w:rPr>
            <w:rFonts w:asciiTheme="minorHAnsi" w:eastAsiaTheme="minorEastAsia" w:hAnsiTheme="minorHAnsi" w:cstheme="minorBidi"/>
            <w:noProof/>
          </w:rPr>
          <w:tab/>
        </w:r>
        <w:r w:rsidRPr="00EE1BE7">
          <w:rPr>
            <w:rStyle w:val="Hyperlink"/>
            <w:noProof/>
          </w:rPr>
          <w:t>Installing Apache Solr</w:t>
        </w:r>
        <w:r>
          <w:rPr>
            <w:noProof/>
            <w:webHidden/>
          </w:rPr>
          <w:tab/>
        </w:r>
        <w:r>
          <w:rPr>
            <w:noProof/>
            <w:webHidden/>
          </w:rPr>
          <w:fldChar w:fldCharType="begin"/>
        </w:r>
        <w:r>
          <w:rPr>
            <w:noProof/>
            <w:webHidden/>
          </w:rPr>
          <w:instrText xml:space="preserve"> PAGEREF _Toc362454658 \h </w:instrText>
        </w:r>
        <w:r>
          <w:rPr>
            <w:noProof/>
            <w:webHidden/>
          </w:rPr>
        </w:r>
        <w:r>
          <w:rPr>
            <w:noProof/>
            <w:webHidden/>
          </w:rPr>
          <w:fldChar w:fldCharType="separate"/>
        </w:r>
        <w:r>
          <w:rPr>
            <w:noProof/>
            <w:webHidden/>
          </w:rPr>
          <w:t>21</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59" w:history="1">
        <w:r w:rsidRPr="00EE1BE7">
          <w:rPr>
            <w:rStyle w:val="Hyperlink"/>
            <w:noProof/>
          </w:rPr>
          <w:t>4.4.2</w:t>
        </w:r>
        <w:r>
          <w:rPr>
            <w:rFonts w:asciiTheme="minorHAnsi" w:eastAsiaTheme="minorEastAsia" w:hAnsiTheme="minorHAnsi" w:cstheme="minorBidi"/>
            <w:noProof/>
          </w:rPr>
          <w:tab/>
        </w:r>
        <w:r w:rsidRPr="00EE1BE7">
          <w:rPr>
            <w:rStyle w:val="Hyperlink"/>
            <w:noProof/>
          </w:rPr>
          <w:t>Installing Geoserver</w:t>
        </w:r>
        <w:r>
          <w:rPr>
            <w:noProof/>
            <w:webHidden/>
          </w:rPr>
          <w:tab/>
        </w:r>
        <w:r>
          <w:rPr>
            <w:noProof/>
            <w:webHidden/>
          </w:rPr>
          <w:fldChar w:fldCharType="begin"/>
        </w:r>
        <w:r>
          <w:rPr>
            <w:noProof/>
            <w:webHidden/>
          </w:rPr>
          <w:instrText xml:space="preserve"> PAGEREF _Toc362454659 \h </w:instrText>
        </w:r>
        <w:r>
          <w:rPr>
            <w:noProof/>
            <w:webHidden/>
          </w:rPr>
        </w:r>
        <w:r>
          <w:rPr>
            <w:noProof/>
            <w:webHidden/>
          </w:rPr>
          <w:fldChar w:fldCharType="separate"/>
        </w:r>
        <w:r>
          <w:rPr>
            <w:noProof/>
            <w:webHidden/>
          </w:rPr>
          <w:t>22</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60" w:history="1">
        <w:r w:rsidRPr="00EE1BE7">
          <w:rPr>
            <w:rStyle w:val="Hyperlink"/>
            <w:noProof/>
          </w:rPr>
          <w:t>4.4.3</w:t>
        </w:r>
        <w:r>
          <w:rPr>
            <w:rFonts w:asciiTheme="minorHAnsi" w:eastAsiaTheme="minorEastAsia" w:hAnsiTheme="minorHAnsi" w:cstheme="minorBidi"/>
            <w:noProof/>
          </w:rPr>
          <w:tab/>
        </w:r>
        <w:r w:rsidRPr="00EE1BE7">
          <w:rPr>
            <w:rStyle w:val="Hyperlink"/>
            <w:noProof/>
          </w:rPr>
          <w:t>Installing GDAL</w:t>
        </w:r>
        <w:r>
          <w:rPr>
            <w:noProof/>
            <w:webHidden/>
          </w:rPr>
          <w:tab/>
        </w:r>
        <w:r>
          <w:rPr>
            <w:noProof/>
            <w:webHidden/>
          </w:rPr>
          <w:fldChar w:fldCharType="begin"/>
        </w:r>
        <w:r>
          <w:rPr>
            <w:noProof/>
            <w:webHidden/>
          </w:rPr>
          <w:instrText xml:space="preserve"> PAGEREF _Toc362454660 \h </w:instrText>
        </w:r>
        <w:r>
          <w:rPr>
            <w:noProof/>
            <w:webHidden/>
          </w:rPr>
        </w:r>
        <w:r>
          <w:rPr>
            <w:noProof/>
            <w:webHidden/>
          </w:rPr>
          <w:fldChar w:fldCharType="separate"/>
        </w:r>
        <w:r>
          <w:rPr>
            <w:noProof/>
            <w:webHidden/>
          </w:rPr>
          <w:t>23</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61" w:history="1">
        <w:r w:rsidRPr="00EE1BE7">
          <w:rPr>
            <w:rStyle w:val="Hyperlink"/>
            <w:noProof/>
          </w:rPr>
          <w:t>4.5</w:t>
        </w:r>
        <w:r>
          <w:rPr>
            <w:rFonts w:asciiTheme="minorHAnsi" w:eastAsiaTheme="minorEastAsia" w:hAnsiTheme="minorHAnsi" w:cstheme="minorBidi"/>
            <w:noProof/>
          </w:rPr>
          <w:tab/>
        </w:r>
        <w:r w:rsidRPr="00EE1BE7">
          <w:rPr>
            <w:rStyle w:val="Hyperlink"/>
            <w:noProof/>
          </w:rPr>
          <w:t>Run the Installation program</w:t>
        </w:r>
        <w:r>
          <w:rPr>
            <w:noProof/>
            <w:webHidden/>
          </w:rPr>
          <w:tab/>
        </w:r>
        <w:r>
          <w:rPr>
            <w:noProof/>
            <w:webHidden/>
          </w:rPr>
          <w:fldChar w:fldCharType="begin"/>
        </w:r>
        <w:r>
          <w:rPr>
            <w:noProof/>
            <w:webHidden/>
          </w:rPr>
          <w:instrText xml:space="preserve"> PAGEREF _Toc362454661 \h </w:instrText>
        </w:r>
        <w:r>
          <w:rPr>
            <w:noProof/>
            <w:webHidden/>
          </w:rPr>
        </w:r>
        <w:r>
          <w:rPr>
            <w:noProof/>
            <w:webHidden/>
          </w:rPr>
          <w:fldChar w:fldCharType="separate"/>
        </w:r>
        <w:r>
          <w:rPr>
            <w:noProof/>
            <w:webHidden/>
          </w:rPr>
          <w:t>23</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62" w:history="1">
        <w:r w:rsidRPr="00EE1BE7">
          <w:rPr>
            <w:rStyle w:val="Hyperlink"/>
            <w:noProof/>
          </w:rPr>
          <w:t>4.6</w:t>
        </w:r>
        <w:r>
          <w:rPr>
            <w:rFonts w:asciiTheme="minorHAnsi" w:eastAsiaTheme="minorEastAsia" w:hAnsiTheme="minorHAnsi" w:cstheme="minorBidi"/>
            <w:noProof/>
          </w:rPr>
          <w:tab/>
        </w:r>
        <w:r w:rsidRPr="00EE1BE7">
          <w:rPr>
            <w:rStyle w:val="Hyperlink"/>
            <w:noProof/>
          </w:rPr>
          <w:t>Setup Solr in the middle of the installation</w:t>
        </w:r>
        <w:r>
          <w:rPr>
            <w:noProof/>
            <w:webHidden/>
          </w:rPr>
          <w:tab/>
        </w:r>
        <w:r>
          <w:rPr>
            <w:noProof/>
            <w:webHidden/>
          </w:rPr>
          <w:fldChar w:fldCharType="begin"/>
        </w:r>
        <w:r>
          <w:rPr>
            <w:noProof/>
            <w:webHidden/>
          </w:rPr>
          <w:instrText xml:space="preserve"> PAGEREF _Toc362454662 \h </w:instrText>
        </w:r>
        <w:r>
          <w:rPr>
            <w:noProof/>
            <w:webHidden/>
          </w:rPr>
        </w:r>
        <w:r>
          <w:rPr>
            <w:noProof/>
            <w:webHidden/>
          </w:rPr>
          <w:fldChar w:fldCharType="separate"/>
        </w:r>
        <w:r>
          <w:rPr>
            <w:noProof/>
            <w:webHidden/>
          </w:rPr>
          <w:t>24</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63" w:history="1">
        <w:r w:rsidRPr="00EE1BE7">
          <w:rPr>
            <w:rStyle w:val="Hyperlink"/>
            <w:noProof/>
          </w:rPr>
          <w:t>4.6.1</w:t>
        </w:r>
        <w:r>
          <w:rPr>
            <w:rFonts w:asciiTheme="minorHAnsi" w:eastAsiaTheme="minorEastAsia" w:hAnsiTheme="minorHAnsi" w:cstheme="minorBidi"/>
            <w:noProof/>
          </w:rPr>
          <w:tab/>
        </w:r>
        <w:r w:rsidRPr="00EE1BE7">
          <w:rPr>
            <w:rStyle w:val="Hyperlink"/>
            <w:noProof/>
          </w:rPr>
          <w:t>Run solr</w:t>
        </w:r>
        <w:r>
          <w:rPr>
            <w:noProof/>
            <w:webHidden/>
          </w:rPr>
          <w:tab/>
        </w:r>
        <w:r>
          <w:rPr>
            <w:noProof/>
            <w:webHidden/>
          </w:rPr>
          <w:fldChar w:fldCharType="begin"/>
        </w:r>
        <w:r>
          <w:rPr>
            <w:noProof/>
            <w:webHidden/>
          </w:rPr>
          <w:instrText xml:space="preserve"> PAGEREF _Toc362454663 \h </w:instrText>
        </w:r>
        <w:r>
          <w:rPr>
            <w:noProof/>
            <w:webHidden/>
          </w:rPr>
        </w:r>
        <w:r>
          <w:rPr>
            <w:noProof/>
            <w:webHidden/>
          </w:rPr>
          <w:fldChar w:fldCharType="separate"/>
        </w:r>
        <w:r>
          <w:rPr>
            <w:noProof/>
            <w:webHidden/>
          </w:rPr>
          <w:t>24</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64" w:history="1">
        <w:r w:rsidRPr="00EE1BE7">
          <w:rPr>
            <w:rStyle w:val="Hyperlink"/>
            <w:noProof/>
          </w:rPr>
          <w:t>4.7</w:t>
        </w:r>
        <w:r>
          <w:rPr>
            <w:rFonts w:asciiTheme="minorHAnsi" w:eastAsiaTheme="minorEastAsia" w:hAnsiTheme="minorHAnsi" w:cstheme="minorBidi"/>
            <w:noProof/>
          </w:rPr>
          <w:tab/>
        </w:r>
        <w:r w:rsidRPr="00EE1BE7">
          <w:rPr>
            <w:rStyle w:val="Hyperlink"/>
            <w:noProof/>
          </w:rPr>
          <w:t>Run the installation again</w:t>
        </w:r>
        <w:r>
          <w:rPr>
            <w:noProof/>
            <w:webHidden/>
          </w:rPr>
          <w:tab/>
        </w:r>
        <w:r>
          <w:rPr>
            <w:noProof/>
            <w:webHidden/>
          </w:rPr>
          <w:fldChar w:fldCharType="begin"/>
        </w:r>
        <w:r>
          <w:rPr>
            <w:noProof/>
            <w:webHidden/>
          </w:rPr>
          <w:instrText xml:space="preserve"> PAGEREF _Toc362454664 \h </w:instrText>
        </w:r>
        <w:r>
          <w:rPr>
            <w:noProof/>
            <w:webHidden/>
          </w:rPr>
        </w:r>
        <w:r>
          <w:rPr>
            <w:noProof/>
            <w:webHidden/>
          </w:rPr>
          <w:fldChar w:fldCharType="separate"/>
        </w:r>
        <w:r>
          <w:rPr>
            <w:noProof/>
            <w:webHidden/>
          </w:rPr>
          <w:t>25</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65" w:history="1">
        <w:r w:rsidRPr="00EE1BE7">
          <w:rPr>
            <w:rStyle w:val="Hyperlink"/>
            <w:noProof/>
          </w:rPr>
          <w:t>4.8</w:t>
        </w:r>
        <w:r>
          <w:rPr>
            <w:rFonts w:asciiTheme="minorHAnsi" w:eastAsiaTheme="minorEastAsia" w:hAnsiTheme="minorHAnsi" w:cstheme="minorBidi"/>
            <w:noProof/>
          </w:rPr>
          <w:tab/>
        </w:r>
        <w:r w:rsidRPr="00EE1BE7">
          <w:rPr>
            <w:rStyle w:val="Hyperlink"/>
            <w:noProof/>
          </w:rPr>
          <w:t>Parameters for development.ini</w:t>
        </w:r>
        <w:r>
          <w:rPr>
            <w:noProof/>
            <w:webHidden/>
          </w:rPr>
          <w:tab/>
        </w:r>
        <w:r>
          <w:rPr>
            <w:noProof/>
            <w:webHidden/>
          </w:rPr>
          <w:fldChar w:fldCharType="begin"/>
        </w:r>
        <w:r>
          <w:rPr>
            <w:noProof/>
            <w:webHidden/>
          </w:rPr>
          <w:instrText xml:space="preserve"> PAGEREF _Toc362454665 \h </w:instrText>
        </w:r>
        <w:r>
          <w:rPr>
            <w:noProof/>
            <w:webHidden/>
          </w:rPr>
        </w:r>
        <w:r>
          <w:rPr>
            <w:noProof/>
            <w:webHidden/>
          </w:rPr>
          <w:fldChar w:fldCharType="separate"/>
        </w:r>
        <w:r>
          <w:rPr>
            <w:noProof/>
            <w:webHidden/>
          </w:rPr>
          <w:t>25</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66" w:history="1">
        <w:r w:rsidRPr="00EE1BE7">
          <w:rPr>
            <w:rStyle w:val="Hyperlink"/>
            <w:noProof/>
          </w:rPr>
          <w:t>4.9</w:t>
        </w:r>
        <w:r>
          <w:rPr>
            <w:rFonts w:asciiTheme="minorHAnsi" w:eastAsiaTheme="minorEastAsia" w:hAnsiTheme="minorHAnsi" w:cstheme="minorBidi"/>
            <w:noProof/>
          </w:rPr>
          <w:tab/>
        </w:r>
        <w:r w:rsidRPr="00EE1BE7">
          <w:rPr>
            <w:rStyle w:val="Hyperlink"/>
            <w:noProof/>
          </w:rPr>
          <w:t>Start up celery</w:t>
        </w:r>
        <w:r>
          <w:rPr>
            <w:noProof/>
            <w:webHidden/>
          </w:rPr>
          <w:tab/>
        </w:r>
        <w:r>
          <w:rPr>
            <w:noProof/>
            <w:webHidden/>
          </w:rPr>
          <w:fldChar w:fldCharType="begin"/>
        </w:r>
        <w:r>
          <w:rPr>
            <w:noProof/>
            <w:webHidden/>
          </w:rPr>
          <w:instrText xml:space="preserve"> PAGEREF _Toc362454666 \h </w:instrText>
        </w:r>
        <w:r>
          <w:rPr>
            <w:noProof/>
            <w:webHidden/>
          </w:rPr>
        </w:r>
        <w:r>
          <w:rPr>
            <w:noProof/>
            <w:webHidden/>
          </w:rPr>
          <w:fldChar w:fldCharType="separate"/>
        </w:r>
        <w:r>
          <w:rPr>
            <w:noProof/>
            <w:webHidden/>
          </w:rPr>
          <w:t>26</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67" w:history="1">
        <w:r w:rsidRPr="00EE1BE7">
          <w:rPr>
            <w:rStyle w:val="Hyperlink"/>
            <w:noProof/>
          </w:rPr>
          <w:t>4.10</w:t>
        </w:r>
        <w:r>
          <w:rPr>
            <w:rFonts w:asciiTheme="minorHAnsi" w:eastAsiaTheme="minorEastAsia" w:hAnsiTheme="minorHAnsi" w:cstheme="minorBidi"/>
            <w:noProof/>
          </w:rPr>
          <w:tab/>
        </w:r>
        <w:r w:rsidRPr="00EE1BE7">
          <w:rPr>
            <w:rStyle w:val="Hyperlink"/>
            <w:noProof/>
          </w:rPr>
          <w:t>Starting up NGDS</w:t>
        </w:r>
        <w:r>
          <w:rPr>
            <w:noProof/>
            <w:webHidden/>
          </w:rPr>
          <w:tab/>
        </w:r>
        <w:r>
          <w:rPr>
            <w:noProof/>
            <w:webHidden/>
          </w:rPr>
          <w:fldChar w:fldCharType="begin"/>
        </w:r>
        <w:r>
          <w:rPr>
            <w:noProof/>
            <w:webHidden/>
          </w:rPr>
          <w:instrText xml:space="preserve"> PAGEREF _Toc362454667 \h </w:instrText>
        </w:r>
        <w:r>
          <w:rPr>
            <w:noProof/>
            <w:webHidden/>
          </w:rPr>
        </w:r>
        <w:r>
          <w:rPr>
            <w:noProof/>
            <w:webHidden/>
          </w:rPr>
          <w:fldChar w:fldCharType="separate"/>
        </w:r>
        <w:r>
          <w:rPr>
            <w:noProof/>
            <w:webHidden/>
          </w:rPr>
          <w:t>26</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68" w:history="1">
        <w:r w:rsidRPr="00EE1BE7">
          <w:rPr>
            <w:rStyle w:val="Hyperlink"/>
            <w:noProof/>
          </w:rPr>
          <w:t>4.11</w:t>
        </w:r>
        <w:r>
          <w:rPr>
            <w:rFonts w:asciiTheme="minorHAnsi" w:eastAsiaTheme="minorEastAsia" w:hAnsiTheme="minorHAnsi" w:cstheme="minorBidi"/>
            <w:noProof/>
          </w:rPr>
          <w:tab/>
        </w:r>
        <w:r w:rsidRPr="00EE1BE7">
          <w:rPr>
            <w:rStyle w:val="Hyperlink"/>
            <w:noProof/>
          </w:rPr>
          <w:t>Post-Installation steps</w:t>
        </w:r>
        <w:r>
          <w:rPr>
            <w:noProof/>
            <w:webHidden/>
          </w:rPr>
          <w:tab/>
        </w:r>
        <w:r>
          <w:rPr>
            <w:noProof/>
            <w:webHidden/>
          </w:rPr>
          <w:fldChar w:fldCharType="begin"/>
        </w:r>
        <w:r>
          <w:rPr>
            <w:noProof/>
            <w:webHidden/>
          </w:rPr>
          <w:instrText xml:space="preserve"> PAGEREF _Toc362454668 \h </w:instrText>
        </w:r>
        <w:r>
          <w:rPr>
            <w:noProof/>
            <w:webHidden/>
          </w:rPr>
        </w:r>
        <w:r>
          <w:rPr>
            <w:noProof/>
            <w:webHidden/>
          </w:rPr>
          <w:fldChar w:fldCharType="separate"/>
        </w:r>
        <w:r>
          <w:rPr>
            <w:noProof/>
            <w:webHidden/>
          </w:rPr>
          <w:t>26</w:t>
        </w:r>
        <w:r>
          <w:rPr>
            <w:noProof/>
            <w:webHidden/>
          </w:rPr>
          <w:fldChar w:fldCharType="end"/>
        </w:r>
      </w:hyperlink>
    </w:p>
    <w:p w:rsidR="00751017" w:rsidRDefault="00751017">
      <w:pPr>
        <w:pStyle w:val="TOC3"/>
        <w:tabs>
          <w:tab w:val="left" w:pos="1320"/>
          <w:tab w:val="right" w:leader="dot" w:pos="9350"/>
        </w:tabs>
        <w:rPr>
          <w:rFonts w:asciiTheme="minorHAnsi" w:eastAsiaTheme="minorEastAsia" w:hAnsiTheme="minorHAnsi" w:cstheme="minorBidi"/>
          <w:noProof/>
        </w:rPr>
      </w:pPr>
      <w:hyperlink w:anchor="_Toc362454669" w:history="1">
        <w:r w:rsidRPr="00EE1BE7">
          <w:rPr>
            <w:rStyle w:val="Hyperlink"/>
            <w:noProof/>
          </w:rPr>
          <w:t>4.11.1</w:t>
        </w:r>
        <w:r>
          <w:rPr>
            <w:rFonts w:asciiTheme="minorHAnsi" w:eastAsiaTheme="minorEastAsia" w:hAnsiTheme="minorHAnsi" w:cstheme="minorBidi"/>
            <w:noProof/>
          </w:rPr>
          <w:tab/>
        </w:r>
        <w:r w:rsidRPr="00EE1BE7">
          <w:rPr>
            <w:rStyle w:val="Hyperlink"/>
            <w:noProof/>
          </w:rPr>
          <w:t>Connecting geoserver with our datastore Postgres database</w:t>
        </w:r>
        <w:r>
          <w:rPr>
            <w:noProof/>
            <w:webHidden/>
          </w:rPr>
          <w:tab/>
        </w:r>
        <w:r>
          <w:rPr>
            <w:noProof/>
            <w:webHidden/>
          </w:rPr>
          <w:fldChar w:fldCharType="begin"/>
        </w:r>
        <w:r>
          <w:rPr>
            <w:noProof/>
            <w:webHidden/>
          </w:rPr>
          <w:instrText xml:space="preserve"> PAGEREF _Toc362454669 \h </w:instrText>
        </w:r>
        <w:r>
          <w:rPr>
            <w:noProof/>
            <w:webHidden/>
          </w:rPr>
        </w:r>
        <w:r>
          <w:rPr>
            <w:noProof/>
            <w:webHidden/>
          </w:rPr>
          <w:fldChar w:fldCharType="separate"/>
        </w:r>
        <w:r>
          <w:rPr>
            <w:noProof/>
            <w:webHidden/>
          </w:rPr>
          <w:t>27</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70" w:history="1">
        <w:r w:rsidRPr="00EE1BE7">
          <w:rPr>
            <w:rStyle w:val="Hyperlink"/>
            <w:noProof/>
          </w:rPr>
          <w:t>4.12</w:t>
        </w:r>
        <w:r>
          <w:rPr>
            <w:rFonts w:asciiTheme="minorHAnsi" w:eastAsiaTheme="minorEastAsia" w:hAnsiTheme="minorHAnsi" w:cstheme="minorBidi"/>
            <w:noProof/>
          </w:rPr>
          <w:tab/>
        </w:r>
        <w:r w:rsidRPr="00EE1BE7">
          <w:rPr>
            <w:rStyle w:val="Hyperlink"/>
            <w:noProof/>
          </w:rPr>
          <w:t>Hints for when the installation doesn’t work</w:t>
        </w:r>
        <w:r>
          <w:rPr>
            <w:noProof/>
            <w:webHidden/>
          </w:rPr>
          <w:tab/>
        </w:r>
        <w:r>
          <w:rPr>
            <w:noProof/>
            <w:webHidden/>
          </w:rPr>
          <w:fldChar w:fldCharType="begin"/>
        </w:r>
        <w:r>
          <w:rPr>
            <w:noProof/>
            <w:webHidden/>
          </w:rPr>
          <w:instrText xml:space="preserve"> PAGEREF _Toc362454670 \h </w:instrText>
        </w:r>
        <w:r>
          <w:rPr>
            <w:noProof/>
            <w:webHidden/>
          </w:rPr>
        </w:r>
        <w:r>
          <w:rPr>
            <w:noProof/>
            <w:webHidden/>
          </w:rPr>
          <w:fldChar w:fldCharType="separate"/>
        </w:r>
        <w:r>
          <w:rPr>
            <w:noProof/>
            <w:webHidden/>
          </w:rPr>
          <w:t>28</w:t>
        </w:r>
        <w:r>
          <w:rPr>
            <w:noProof/>
            <w:webHidden/>
          </w:rPr>
          <w:fldChar w:fldCharType="end"/>
        </w:r>
      </w:hyperlink>
    </w:p>
    <w:p w:rsidR="00751017" w:rsidRDefault="00751017">
      <w:pPr>
        <w:pStyle w:val="TOC2"/>
        <w:tabs>
          <w:tab w:val="left" w:pos="880"/>
          <w:tab w:val="right" w:leader="dot" w:pos="9350"/>
        </w:tabs>
        <w:rPr>
          <w:rFonts w:asciiTheme="minorHAnsi" w:eastAsiaTheme="minorEastAsia" w:hAnsiTheme="minorHAnsi" w:cstheme="minorBidi"/>
          <w:noProof/>
        </w:rPr>
      </w:pPr>
      <w:hyperlink w:anchor="_Toc362454671" w:history="1">
        <w:r w:rsidRPr="00EE1BE7">
          <w:rPr>
            <w:rStyle w:val="Hyperlink"/>
            <w:noProof/>
          </w:rPr>
          <w:t>4.13</w:t>
        </w:r>
        <w:r>
          <w:rPr>
            <w:rFonts w:asciiTheme="minorHAnsi" w:eastAsiaTheme="minorEastAsia" w:hAnsiTheme="minorHAnsi" w:cstheme="minorBidi"/>
            <w:noProof/>
          </w:rPr>
          <w:tab/>
        </w:r>
        <w:r w:rsidRPr="00EE1BE7">
          <w:rPr>
            <w:rStyle w:val="Hyperlink"/>
            <w:noProof/>
          </w:rPr>
          <w:t>Various Other Notes</w:t>
        </w:r>
        <w:r>
          <w:rPr>
            <w:noProof/>
            <w:webHidden/>
          </w:rPr>
          <w:tab/>
        </w:r>
        <w:r>
          <w:rPr>
            <w:noProof/>
            <w:webHidden/>
          </w:rPr>
          <w:fldChar w:fldCharType="begin"/>
        </w:r>
        <w:r>
          <w:rPr>
            <w:noProof/>
            <w:webHidden/>
          </w:rPr>
          <w:instrText xml:space="preserve"> PAGEREF _Toc362454671 \h </w:instrText>
        </w:r>
        <w:r>
          <w:rPr>
            <w:noProof/>
            <w:webHidden/>
          </w:rPr>
        </w:r>
        <w:r>
          <w:rPr>
            <w:noProof/>
            <w:webHidden/>
          </w:rPr>
          <w:fldChar w:fldCharType="separate"/>
        </w:r>
        <w:r>
          <w:rPr>
            <w:noProof/>
            <w:webHidden/>
          </w:rPr>
          <w:t>29</w:t>
        </w:r>
        <w:r>
          <w:rPr>
            <w:noProof/>
            <w:webHidden/>
          </w:rPr>
          <w:fldChar w:fldCharType="end"/>
        </w:r>
      </w:hyperlink>
    </w:p>
    <w:p w:rsidR="00751017" w:rsidRDefault="00751017">
      <w:pPr>
        <w:pStyle w:val="TOC2"/>
        <w:tabs>
          <w:tab w:val="right" w:leader="dot" w:pos="9350"/>
        </w:tabs>
        <w:rPr>
          <w:rFonts w:asciiTheme="minorHAnsi" w:eastAsiaTheme="minorEastAsia" w:hAnsiTheme="minorHAnsi" w:cstheme="minorBidi"/>
          <w:noProof/>
        </w:rPr>
      </w:pPr>
      <w:hyperlink w:anchor="_Toc362454672" w:history="1">
        <w:r w:rsidRPr="00EE1BE7">
          <w:rPr>
            <w:rStyle w:val="Hyperlink"/>
            <w:noProof/>
          </w:rPr>
          <w:t>Build a PostGIS template DB</w:t>
        </w:r>
        <w:r>
          <w:rPr>
            <w:noProof/>
            <w:webHidden/>
          </w:rPr>
          <w:tab/>
        </w:r>
        <w:r>
          <w:rPr>
            <w:noProof/>
            <w:webHidden/>
          </w:rPr>
          <w:fldChar w:fldCharType="begin"/>
        </w:r>
        <w:r>
          <w:rPr>
            <w:noProof/>
            <w:webHidden/>
          </w:rPr>
          <w:instrText xml:space="preserve"> PAGEREF _Toc362454672 \h </w:instrText>
        </w:r>
        <w:r>
          <w:rPr>
            <w:noProof/>
            <w:webHidden/>
          </w:rPr>
        </w:r>
        <w:r>
          <w:rPr>
            <w:noProof/>
            <w:webHidden/>
          </w:rPr>
          <w:fldChar w:fldCharType="separate"/>
        </w:r>
        <w:r>
          <w:rPr>
            <w:noProof/>
            <w:webHidden/>
          </w:rPr>
          <w:t>30</w:t>
        </w:r>
        <w:r>
          <w:rPr>
            <w:noProof/>
            <w:webHidden/>
          </w:rPr>
          <w:fldChar w:fldCharType="end"/>
        </w:r>
      </w:hyperlink>
    </w:p>
    <w:p w:rsidR="00751017" w:rsidRDefault="00751017">
      <w:pPr>
        <w:pStyle w:val="TOC2"/>
        <w:tabs>
          <w:tab w:val="right" w:leader="dot" w:pos="9350"/>
        </w:tabs>
        <w:rPr>
          <w:rFonts w:asciiTheme="minorHAnsi" w:eastAsiaTheme="minorEastAsia" w:hAnsiTheme="minorHAnsi" w:cstheme="minorBidi"/>
          <w:noProof/>
        </w:rPr>
      </w:pPr>
      <w:hyperlink w:anchor="_Toc362454673" w:history="1">
        <w:r w:rsidRPr="00EE1BE7">
          <w:rPr>
            <w:rStyle w:val="Hyperlink"/>
            <w:noProof/>
          </w:rPr>
          <w:t>Manually creating databases (other than via the installation script):</w:t>
        </w:r>
        <w:r>
          <w:rPr>
            <w:noProof/>
            <w:webHidden/>
          </w:rPr>
          <w:tab/>
        </w:r>
        <w:r>
          <w:rPr>
            <w:noProof/>
            <w:webHidden/>
          </w:rPr>
          <w:fldChar w:fldCharType="begin"/>
        </w:r>
        <w:r>
          <w:rPr>
            <w:noProof/>
            <w:webHidden/>
          </w:rPr>
          <w:instrText xml:space="preserve"> PAGEREF _Toc362454673 \h </w:instrText>
        </w:r>
        <w:r>
          <w:rPr>
            <w:noProof/>
            <w:webHidden/>
          </w:rPr>
        </w:r>
        <w:r>
          <w:rPr>
            <w:noProof/>
            <w:webHidden/>
          </w:rPr>
          <w:fldChar w:fldCharType="separate"/>
        </w:r>
        <w:r>
          <w:rPr>
            <w:noProof/>
            <w:webHidden/>
          </w:rPr>
          <w:t>30</w:t>
        </w:r>
        <w:r>
          <w:rPr>
            <w:noProof/>
            <w:webHidden/>
          </w:rPr>
          <w:fldChar w:fldCharType="end"/>
        </w:r>
      </w:hyperlink>
    </w:p>
    <w:p w:rsidR="00751017" w:rsidRDefault="00751017">
      <w:pPr>
        <w:pStyle w:val="TOC2"/>
        <w:tabs>
          <w:tab w:val="right" w:leader="dot" w:pos="9350"/>
        </w:tabs>
        <w:rPr>
          <w:rFonts w:asciiTheme="minorHAnsi" w:eastAsiaTheme="minorEastAsia" w:hAnsiTheme="minorHAnsi" w:cstheme="minorBidi"/>
          <w:noProof/>
        </w:rPr>
      </w:pPr>
      <w:hyperlink w:anchor="_Toc362454674" w:history="1">
        <w:r w:rsidRPr="00EE1BE7">
          <w:rPr>
            <w:rStyle w:val="Hyperlink"/>
            <w:noProof/>
          </w:rPr>
          <w:t>Creates users for production and testing setups for</w:t>
        </w:r>
        <w:r w:rsidRPr="00EE1BE7">
          <w:rPr>
            <w:rStyle w:val="Hyperlink"/>
            <w:rFonts w:cs="Arial"/>
            <w:noProof/>
          </w:rPr>
          <w:t> </w:t>
        </w:r>
        <w:r w:rsidRPr="00EE1BE7">
          <w:rPr>
            <w:rStyle w:val="Hyperlink"/>
            <w:rFonts w:cs="Arial"/>
            <w:b/>
            <w:bCs/>
            <w:noProof/>
          </w:rPr>
          <w:t>CKAN</w:t>
        </w:r>
        <w:r w:rsidRPr="00EE1BE7">
          <w:rPr>
            <w:rStyle w:val="Hyperlink"/>
            <w:rFonts w:cs="Arial"/>
            <w:noProof/>
          </w:rPr>
          <w:t> </w:t>
        </w:r>
        <w:r w:rsidRPr="00EE1BE7">
          <w:rPr>
            <w:rStyle w:val="Hyperlink"/>
            <w:noProof/>
          </w:rPr>
          <w:t>with the</w:t>
        </w:r>
        <w:r w:rsidRPr="00EE1BE7">
          <w:rPr>
            <w:rStyle w:val="Hyperlink"/>
            <w:rFonts w:cs="Arial"/>
            <w:noProof/>
          </w:rPr>
          <w:t> </w:t>
        </w:r>
        <w:r w:rsidRPr="00EE1BE7">
          <w:rPr>
            <w:rStyle w:val="Hyperlink"/>
            <w:rFonts w:cs="Arial"/>
            <w:b/>
            <w:bCs/>
            <w:noProof/>
          </w:rPr>
          <w:t>Datastore</w:t>
        </w:r>
        <w:r w:rsidRPr="00EE1BE7">
          <w:rPr>
            <w:rStyle w:val="Hyperlink"/>
            <w:rFonts w:cs="Arial"/>
            <w:noProof/>
          </w:rPr>
          <w:t> </w:t>
        </w:r>
        <w:r w:rsidRPr="00EE1BE7">
          <w:rPr>
            <w:rStyle w:val="Hyperlink"/>
            <w:noProof/>
          </w:rPr>
          <w:t>enabled. The little</w:t>
        </w:r>
        <w:r w:rsidRPr="00EE1BE7">
          <w:rPr>
            <w:rStyle w:val="Hyperlink"/>
            <w:rFonts w:cs="Arial"/>
            <w:noProof/>
          </w:rPr>
          <w:t> </w:t>
        </w:r>
        <w:r w:rsidRPr="00EE1BE7">
          <w:rPr>
            <w:rStyle w:val="Hyperlink"/>
            <w:rFonts w:cs="Arial"/>
            <w:noProof/>
            <w:bdr w:val="single" w:sz="4" w:space="0" w:color="DDDDDD" w:frame="1"/>
            <w:shd w:val="clear" w:color="auto" w:fill="F8F8F8"/>
          </w:rPr>
          <w:t>d</w:t>
        </w:r>
        <w:r w:rsidRPr="00EE1BE7">
          <w:rPr>
            <w:rStyle w:val="Hyperlink"/>
            <w:rFonts w:cs="Arial"/>
            <w:noProof/>
          </w:rPr>
          <w:t> </w:t>
        </w:r>
        <w:r w:rsidRPr="00EE1BE7">
          <w:rPr>
            <w:rStyle w:val="Hyperlink"/>
            <w:noProof/>
          </w:rPr>
          <w:t>is not a typo.</w:t>
        </w:r>
        <w:r>
          <w:rPr>
            <w:noProof/>
            <w:webHidden/>
          </w:rPr>
          <w:tab/>
        </w:r>
        <w:r>
          <w:rPr>
            <w:noProof/>
            <w:webHidden/>
          </w:rPr>
          <w:fldChar w:fldCharType="begin"/>
        </w:r>
        <w:r>
          <w:rPr>
            <w:noProof/>
            <w:webHidden/>
          </w:rPr>
          <w:instrText xml:space="preserve"> PAGEREF _Toc362454674 \h </w:instrText>
        </w:r>
        <w:r>
          <w:rPr>
            <w:noProof/>
            <w:webHidden/>
          </w:rPr>
        </w:r>
        <w:r>
          <w:rPr>
            <w:noProof/>
            <w:webHidden/>
          </w:rPr>
          <w:fldChar w:fldCharType="separate"/>
        </w:r>
        <w:r>
          <w:rPr>
            <w:noProof/>
            <w:webHidden/>
          </w:rPr>
          <w:t>30</w:t>
        </w:r>
        <w:r>
          <w:rPr>
            <w:noProof/>
            <w:webHidden/>
          </w:rPr>
          <w:fldChar w:fldCharType="end"/>
        </w:r>
      </w:hyperlink>
    </w:p>
    <w:p w:rsidR="00751017" w:rsidRDefault="00751017">
      <w:pPr>
        <w:pStyle w:val="TOC1"/>
        <w:rPr>
          <w:rFonts w:asciiTheme="minorHAnsi" w:eastAsiaTheme="minorEastAsia" w:hAnsiTheme="minorHAnsi" w:cstheme="minorBidi"/>
        </w:rPr>
      </w:pPr>
      <w:hyperlink w:anchor="_Toc362454675" w:history="1">
        <w:r w:rsidRPr="00EE1BE7">
          <w:rPr>
            <w:rStyle w:val="Hyperlink"/>
          </w:rPr>
          <w:t>5</w:t>
        </w:r>
        <w:r>
          <w:rPr>
            <w:rFonts w:asciiTheme="minorHAnsi" w:eastAsiaTheme="minorEastAsia" w:hAnsiTheme="minorHAnsi" w:cstheme="minorBidi"/>
          </w:rPr>
          <w:tab/>
        </w:r>
        <w:r w:rsidRPr="00EE1BE7">
          <w:rPr>
            <w:rStyle w:val="Hyperlink"/>
          </w:rPr>
          <w:t>Appendix A: Summary of Changes to the Development.ini file</w:t>
        </w:r>
        <w:r>
          <w:rPr>
            <w:webHidden/>
          </w:rPr>
          <w:tab/>
        </w:r>
        <w:r>
          <w:rPr>
            <w:webHidden/>
          </w:rPr>
          <w:fldChar w:fldCharType="begin"/>
        </w:r>
        <w:r>
          <w:rPr>
            <w:webHidden/>
          </w:rPr>
          <w:instrText xml:space="preserve"> PAGEREF _Toc362454675 \h </w:instrText>
        </w:r>
        <w:r>
          <w:rPr>
            <w:webHidden/>
          </w:rPr>
        </w:r>
        <w:r>
          <w:rPr>
            <w:webHidden/>
          </w:rPr>
          <w:fldChar w:fldCharType="separate"/>
        </w:r>
        <w:r>
          <w:rPr>
            <w:webHidden/>
          </w:rPr>
          <w:t>30</w:t>
        </w:r>
        <w:r>
          <w:rPr>
            <w:webHidden/>
          </w:rPr>
          <w:fldChar w:fldCharType="end"/>
        </w:r>
      </w:hyperlink>
    </w:p>
    <w:p w:rsidR="00D0170D" w:rsidRPr="00C03A67" w:rsidRDefault="000E487C" w:rsidP="00923E86">
      <w:pPr>
        <w:spacing w:after="0"/>
        <w:jc w:val="both"/>
      </w:pPr>
      <w:r w:rsidRPr="00C03A67">
        <w:fldChar w:fldCharType="end"/>
      </w:r>
    </w:p>
    <w:p w:rsidR="00FD57A0" w:rsidRPr="00C03A67" w:rsidRDefault="00FD57A0" w:rsidP="007A2DDE">
      <w:pPr>
        <w:pStyle w:val="SubtitleBoldUnderline"/>
        <w:pageBreakBefore/>
        <w:rPr>
          <w:b w:val="0"/>
          <w:lang w:val="en-US"/>
        </w:rPr>
      </w:pPr>
      <w:r w:rsidRPr="00C03A67">
        <w:rPr>
          <w:b w:val="0"/>
          <w:lang w:val="en-US"/>
        </w:rPr>
        <w:lastRenderedPageBreak/>
        <w:t>List of Appendices</w:t>
      </w:r>
    </w:p>
    <w:p w:rsidR="00FD57A0" w:rsidRPr="00C03A67" w:rsidRDefault="000E487C" w:rsidP="00C51259">
      <w:pPr>
        <w:pStyle w:val="TableofFigures"/>
        <w:spacing w:after="0"/>
        <w:jc w:val="both"/>
        <w:rPr>
          <w:b/>
          <w:noProof w:val="0"/>
        </w:rPr>
      </w:pPr>
      <w:r w:rsidRPr="00C03A67">
        <w:rPr>
          <w:rStyle w:val="Hyperlink"/>
          <w:noProof w:val="0"/>
        </w:rPr>
        <w:fldChar w:fldCharType="begin"/>
      </w:r>
      <w:r w:rsidR="004B208B" w:rsidRPr="00C03A67">
        <w:rPr>
          <w:rStyle w:val="Hyperlink"/>
          <w:noProof w:val="0"/>
        </w:rPr>
        <w:instrText xml:space="preserve"> TOC \h \z \c "Appendix" </w:instrText>
      </w:r>
      <w:r w:rsidRPr="00C03A67">
        <w:rPr>
          <w:rStyle w:val="Hyperlink"/>
          <w:noProof w:val="0"/>
        </w:rPr>
        <w:fldChar w:fldCharType="separate"/>
      </w:r>
      <w:r w:rsidR="00AA219D">
        <w:rPr>
          <w:rStyle w:val="Hyperlink"/>
          <w:b/>
          <w:bCs/>
        </w:rPr>
        <w:t>No table of figures entries found.</w:t>
      </w:r>
      <w:r w:rsidRPr="00C03A67">
        <w:rPr>
          <w:rStyle w:val="Hyperlink"/>
          <w:noProof w:val="0"/>
        </w:rPr>
        <w:fldChar w:fldCharType="end"/>
      </w:r>
    </w:p>
    <w:p w:rsidR="00FD57A0" w:rsidRPr="00C03A67" w:rsidRDefault="00FD57A0" w:rsidP="007A2DDE">
      <w:pPr>
        <w:pStyle w:val="SubtitleBoldUnderline"/>
        <w:ind w:right="10"/>
        <w:rPr>
          <w:b w:val="0"/>
          <w:lang w:val="en-US"/>
        </w:rPr>
      </w:pPr>
      <w:r w:rsidRPr="00C03A67">
        <w:rPr>
          <w:b w:val="0"/>
          <w:lang w:val="en-US"/>
        </w:rPr>
        <w:t>List of Figures</w:t>
      </w:r>
    </w:p>
    <w:p w:rsidR="00AA219D" w:rsidRDefault="000E487C">
      <w:pPr>
        <w:pStyle w:val="TableofFigures"/>
        <w:rPr>
          <w:rFonts w:asciiTheme="minorHAnsi" w:eastAsiaTheme="minorEastAsia" w:hAnsiTheme="minorHAnsi" w:cstheme="minorBidi"/>
        </w:rPr>
      </w:pPr>
      <w:r w:rsidRPr="00C03A67">
        <w:rPr>
          <w:rStyle w:val="Hyperlink"/>
          <w:noProof w:val="0"/>
        </w:rPr>
        <w:fldChar w:fldCharType="begin"/>
      </w:r>
      <w:r w:rsidR="00FF4DE7" w:rsidRPr="00C03A67">
        <w:rPr>
          <w:rStyle w:val="Hyperlink"/>
          <w:noProof w:val="0"/>
        </w:rPr>
        <w:instrText xml:space="preserve"> TOC \h \z \c "Figure" </w:instrText>
      </w:r>
      <w:r w:rsidRPr="00C03A67">
        <w:rPr>
          <w:rStyle w:val="Hyperlink"/>
          <w:noProof w:val="0"/>
        </w:rPr>
        <w:fldChar w:fldCharType="separate"/>
      </w:r>
      <w:hyperlink w:anchor="_Toc358720721" w:history="1">
        <w:r w:rsidR="00AA219D" w:rsidRPr="00BB158F">
          <w:rPr>
            <w:rStyle w:val="Hyperlink"/>
          </w:rPr>
          <w:t>Figure 1 Create a new linux virtual machine</w:t>
        </w:r>
        <w:r w:rsidR="00AA219D">
          <w:rPr>
            <w:webHidden/>
          </w:rPr>
          <w:tab/>
        </w:r>
        <w:r>
          <w:rPr>
            <w:webHidden/>
          </w:rPr>
          <w:fldChar w:fldCharType="begin"/>
        </w:r>
        <w:r w:rsidR="00AA219D">
          <w:rPr>
            <w:webHidden/>
          </w:rPr>
          <w:instrText xml:space="preserve"> PAGEREF _Toc358720721 \h </w:instrText>
        </w:r>
        <w:r>
          <w:rPr>
            <w:webHidden/>
          </w:rPr>
        </w:r>
        <w:r>
          <w:rPr>
            <w:webHidden/>
          </w:rPr>
          <w:fldChar w:fldCharType="separate"/>
        </w:r>
        <w:r w:rsidR="00AA219D">
          <w:rPr>
            <w:webHidden/>
          </w:rPr>
          <w:t>7</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22" w:history="1">
        <w:r w:rsidR="00AA219D" w:rsidRPr="00BB158F">
          <w:rPr>
            <w:rStyle w:val="Hyperlink"/>
          </w:rPr>
          <w:t>Figure 2 Set the VM memory to at least 1024MB</w:t>
        </w:r>
        <w:r w:rsidR="00AA219D">
          <w:rPr>
            <w:webHidden/>
          </w:rPr>
          <w:tab/>
        </w:r>
        <w:r>
          <w:rPr>
            <w:webHidden/>
          </w:rPr>
          <w:fldChar w:fldCharType="begin"/>
        </w:r>
        <w:r w:rsidR="00AA219D">
          <w:rPr>
            <w:webHidden/>
          </w:rPr>
          <w:instrText xml:space="preserve"> PAGEREF _Toc358720722 \h </w:instrText>
        </w:r>
        <w:r>
          <w:rPr>
            <w:webHidden/>
          </w:rPr>
        </w:r>
        <w:r>
          <w:rPr>
            <w:webHidden/>
          </w:rPr>
          <w:fldChar w:fldCharType="separate"/>
        </w:r>
        <w:r w:rsidR="00AA219D">
          <w:rPr>
            <w:webHidden/>
          </w:rPr>
          <w:t>7</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23" w:history="1">
        <w:r w:rsidR="00AA219D" w:rsidRPr="00BB158F">
          <w:rPr>
            <w:rStyle w:val="Hyperlink"/>
          </w:rPr>
          <w:t>Figure 3 Create a virtual HD. The disk size can be changed later.</w:t>
        </w:r>
        <w:r w:rsidR="00AA219D">
          <w:rPr>
            <w:webHidden/>
          </w:rPr>
          <w:tab/>
        </w:r>
        <w:r>
          <w:rPr>
            <w:webHidden/>
          </w:rPr>
          <w:fldChar w:fldCharType="begin"/>
        </w:r>
        <w:r w:rsidR="00AA219D">
          <w:rPr>
            <w:webHidden/>
          </w:rPr>
          <w:instrText xml:space="preserve"> PAGEREF _Toc358720723 \h </w:instrText>
        </w:r>
        <w:r>
          <w:rPr>
            <w:webHidden/>
          </w:rPr>
        </w:r>
        <w:r>
          <w:rPr>
            <w:webHidden/>
          </w:rPr>
          <w:fldChar w:fldCharType="separate"/>
        </w:r>
        <w:r w:rsidR="00AA219D">
          <w:rPr>
            <w:webHidden/>
          </w:rPr>
          <w:t>8</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24" w:history="1">
        <w:r w:rsidR="00AA219D" w:rsidRPr="00BB158F">
          <w:rPr>
            <w:rStyle w:val="Hyperlink"/>
          </w:rPr>
          <w:t>Figure 4 Specify the image type</w:t>
        </w:r>
        <w:r w:rsidR="00AA219D">
          <w:rPr>
            <w:webHidden/>
          </w:rPr>
          <w:tab/>
        </w:r>
        <w:r>
          <w:rPr>
            <w:webHidden/>
          </w:rPr>
          <w:fldChar w:fldCharType="begin"/>
        </w:r>
        <w:r w:rsidR="00AA219D">
          <w:rPr>
            <w:webHidden/>
          </w:rPr>
          <w:instrText xml:space="preserve"> PAGEREF _Toc358720724 \h </w:instrText>
        </w:r>
        <w:r>
          <w:rPr>
            <w:webHidden/>
          </w:rPr>
        </w:r>
        <w:r>
          <w:rPr>
            <w:webHidden/>
          </w:rPr>
          <w:fldChar w:fldCharType="separate"/>
        </w:r>
        <w:r w:rsidR="00AA219D">
          <w:rPr>
            <w:webHidden/>
          </w:rPr>
          <w:t>8</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25" w:history="1">
        <w:r w:rsidR="00AA219D" w:rsidRPr="00BB158F">
          <w:rPr>
            <w:rStyle w:val="Hyperlink"/>
          </w:rPr>
          <w:t>Figure 5 Dynamically allocated disk space will allow the image to grow as new data is imported into NGDS</w:t>
        </w:r>
        <w:r w:rsidR="00AA219D">
          <w:rPr>
            <w:webHidden/>
          </w:rPr>
          <w:tab/>
        </w:r>
        <w:r>
          <w:rPr>
            <w:webHidden/>
          </w:rPr>
          <w:fldChar w:fldCharType="begin"/>
        </w:r>
        <w:r w:rsidR="00AA219D">
          <w:rPr>
            <w:webHidden/>
          </w:rPr>
          <w:instrText xml:space="preserve"> PAGEREF _Toc358720725 \h </w:instrText>
        </w:r>
        <w:r>
          <w:rPr>
            <w:webHidden/>
          </w:rPr>
        </w:r>
        <w:r>
          <w:rPr>
            <w:webHidden/>
          </w:rPr>
          <w:fldChar w:fldCharType="separate"/>
        </w:r>
        <w:r w:rsidR="00AA219D">
          <w:rPr>
            <w:webHidden/>
          </w:rPr>
          <w:t>9</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26" w:history="1">
        <w:r w:rsidR="00AA219D" w:rsidRPr="00BB158F">
          <w:rPr>
            <w:rStyle w:val="Hyperlink"/>
          </w:rPr>
          <w:t>Figure 6 Configure the hard drive size. We recommend large values, based on the amount of data the node should store.</w:t>
        </w:r>
        <w:r w:rsidR="00AA219D">
          <w:rPr>
            <w:webHidden/>
          </w:rPr>
          <w:tab/>
        </w:r>
        <w:r>
          <w:rPr>
            <w:webHidden/>
          </w:rPr>
          <w:fldChar w:fldCharType="begin"/>
        </w:r>
        <w:r w:rsidR="00AA219D">
          <w:rPr>
            <w:webHidden/>
          </w:rPr>
          <w:instrText xml:space="preserve"> PAGEREF _Toc358720726 \h </w:instrText>
        </w:r>
        <w:r>
          <w:rPr>
            <w:webHidden/>
          </w:rPr>
        </w:r>
        <w:r>
          <w:rPr>
            <w:webHidden/>
          </w:rPr>
          <w:fldChar w:fldCharType="separate"/>
        </w:r>
        <w:r w:rsidR="00AA219D">
          <w:rPr>
            <w:webHidden/>
          </w:rPr>
          <w:t>9</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27" w:history="1">
        <w:r w:rsidR="00AA219D" w:rsidRPr="00BB158F">
          <w:rPr>
            <w:rStyle w:val="Hyperlink"/>
            <w:lang w:val="fr-FR"/>
          </w:rPr>
          <w:t>Figure 7 Oracle VM Linux machine configuration</w:t>
        </w:r>
        <w:r w:rsidR="00AA219D">
          <w:rPr>
            <w:webHidden/>
          </w:rPr>
          <w:tab/>
        </w:r>
        <w:r>
          <w:rPr>
            <w:webHidden/>
          </w:rPr>
          <w:fldChar w:fldCharType="begin"/>
        </w:r>
        <w:r w:rsidR="00AA219D">
          <w:rPr>
            <w:webHidden/>
          </w:rPr>
          <w:instrText xml:space="preserve"> PAGEREF _Toc358720727 \h </w:instrText>
        </w:r>
        <w:r>
          <w:rPr>
            <w:webHidden/>
          </w:rPr>
        </w:r>
        <w:r>
          <w:rPr>
            <w:webHidden/>
          </w:rPr>
          <w:fldChar w:fldCharType="separate"/>
        </w:r>
        <w:r w:rsidR="00AA219D">
          <w:rPr>
            <w:webHidden/>
          </w:rPr>
          <w:t>10</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28" w:history="1">
        <w:r w:rsidR="00AA219D" w:rsidRPr="00BB158F">
          <w:rPr>
            <w:rStyle w:val="Hyperlink"/>
          </w:rPr>
          <w:t>Figure 8 You may wish to enable the shared clipboard</w:t>
        </w:r>
        <w:r w:rsidR="00AA219D">
          <w:rPr>
            <w:webHidden/>
          </w:rPr>
          <w:tab/>
        </w:r>
        <w:r>
          <w:rPr>
            <w:webHidden/>
          </w:rPr>
          <w:fldChar w:fldCharType="begin"/>
        </w:r>
        <w:r w:rsidR="00AA219D">
          <w:rPr>
            <w:webHidden/>
          </w:rPr>
          <w:instrText xml:space="preserve"> PAGEREF _Toc358720728 \h </w:instrText>
        </w:r>
        <w:r>
          <w:rPr>
            <w:webHidden/>
          </w:rPr>
        </w:r>
        <w:r>
          <w:rPr>
            <w:webHidden/>
          </w:rPr>
          <w:fldChar w:fldCharType="separate"/>
        </w:r>
        <w:r w:rsidR="00AA219D">
          <w:rPr>
            <w:webHidden/>
          </w:rPr>
          <w:t>11</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29" w:history="1">
        <w:r w:rsidR="00AA219D" w:rsidRPr="00BB158F">
          <w:rPr>
            <w:rStyle w:val="Hyperlink"/>
          </w:rPr>
          <w:t>Figure 9 Mounting ISO image in the Linux VM</w:t>
        </w:r>
        <w:r w:rsidR="00AA219D">
          <w:rPr>
            <w:webHidden/>
          </w:rPr>
          <w:tab/>
        </w:r>
        <w:r>
          <w:rPr>
            <w:webHidden/>
          </w:rPr>
          <w:fldChar w:fldCharType="begin"/>
        </w:r>
        <w:r w:rsidR="00AA219D">
          <w:rPr>
            <w:webHidden/>
          </w:rPr>
          <w:instrText xml:space="preserve"> PAGEREF _Toc358720729 \h </w:instrText>
        </w:r>
        <w:r>
          <w:rPr>
            <w:webHidden/>
          </w:rPr>
        </w:r>
        <w:r>
          <w:rPr>
            <w:webHidden/>
          </w:rPr>
          <w:fldChar w:fldCharType="separate"/>
        </w:r>
        <w:r w:rsidR="00AA219D">
          <w:rPr>
            <w:webHidden/>
          </w:rPr>
          <w:t>12</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30" w:history="1">
        <w:r w:rsidR="00AA219D" w:rsidRPr="00BB158F">
          <w:rPr>
            <w:rStyle w:val="Hyperlink"/>
          </w:rPr>
          <w:t>Figure 10 Linux Ubuntu installation screen</w:t>
        </w:r>
        <w:r w:rsidR="00AA219D">
          <w:rPr>
            <w:webHidden/>
          </w:rPr>
          <w:tab/>
        </w:r>
        <w:r>
          <w:rPr>
            <w:webHidden/>
          </w:rPr>
          <w:fldChar w:fldCharType="begin"/>
        </w:r>
        <w:r w:rsidR="00AA219D">
          <w:rPr>
            <w:webHidden/>
          </w:rPr>
          <w:instrText xml:space="preserve"> PAGEREF _Toc358720730 \h </w:instrText>
        </w:r>
        <w:r>
          <w:rPr>
            <w:webHidden/>
          </w:rPr>
        </w:r>
        <w:r>
          <w:rPr>
            <w:webHidden/>
          </w:rPr>
          <w:fldChar w:fldCharType="separate"/>
        </w:r>
        <w:r w:rsidR="00AA219D">
          <w:rPr>
            <w:webHidden/>
          </w:rPr>
          <w:t>13</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31" w:history="1">
        <w:r w:rsidR="00AA219D" w:rsidRPr="00BB158F">
          <w:rPr>
            <w:rStyle w:val="Hyperlink"/>
          </w:rPr>
          <w:t>Figure 11 Login for the new VM</w:t>
        </w:r>
        <w:r w:rsidR="00AA219D">
          <w:rPr>
            <w:webHidden/>
          </w:rPr>
          <w:tab/>
        </w:r>
        <w:r>
          <w:rPr>
            <w:webHidden/>
          </w:rPr>
          <w:fldChar w:fldCharType="begin"/>
        </w:r>
        <w:r w:rsidR="00AA219D">
          <w:rPr>
            <w:webHidden/>
          </w:rPr>
          <w:instrText xml:space="preserve"> PAGEREF _Toc358720731 \h </w:instrText>
        </w:r>
        <w:r>
          <w:rPr>
            <w:webHidden/>
          </w:rPr>
        </w:r>
        <w:r>
          <w:rPr>
            <w:webHidden/>
          </w:rPr>
          <w:fldChar w:fldCharType="separate"/>
        </w:r>
        <w:r w:rsidR="00AA219D">
          <w:rPr>
            <w:webHidden/>
          </w:rPr>
          <w:t>14</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32" w:history="1">
        <w:r w:rsidR="00AA219D" w:rsidRPr="00BB158F">
          <w:rPr>
            <w:rStyle w:val="Hyperlink"/>
          </w:rPr>
          <w:t>Figure 12 Installing guest additions</w:t>
        </w:r>
        <w:r w:rsidR="00AA219D">
          <w:rPr>
            <w:webHidden/>
          </w:rPr>
          <w:tab/>
        </w:r>
        <w:r>
          <w:rPr>
            <w:webHidden/>
          </w:rPr>
          <w:fldChar w:fldCharType="begin"/>
        </w:r>
        <w:r w:rsidR="00AA219D">
          <w:rPr>
            <w:webHidden/>
          </w:rPr>
          <w:instrText xml:space="preserve"> PAGEREF _Toc358720732 \h </w:instrText>
        </w:r>
        <w:r>
          <w:rPr>
            <w:webHidden/>
          </w:rPr>
        </w:r>
        <w:r>
          <w:rPr>
            <w:webHidden/>
          </w:rPr>
          <w:fldChar w:fldCharType="separate"/>
        </w:r>
        <w:r w:rsidR="00AA219D">
          <w:rPr>
            <w:webHidden/>
          </w:rPr>
          <w:t>15</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33" w:history="1">
        <w:r w:rsidR="00AA219D" w:rsidRPr="00BB158F">
          <w:rPr>
            <w:rStyle w:val="Hyperlink"/>
          </w:rPr>
          <w:t>Figure 13 Configuring the proxy in Ubuntu Linux</w:t>
        </w:r>
        <w:r w:rsidR="00AA219D">
          <w:rPr>
            <w:webHidden/>
          </w:rPr>
          <w:tab/>
        </w:r>
        <w:r>
          <w:rPr>
            <w:webHidden/>
          </w:rPr>
          <w:fldChar w:fldCharType="begin"/>
        </w:r>
        <w:r w:rsidR="00AA219D">
          <w:rPr>
            <w:webHidden/>
          </w:rPr>
          <w:instrText xml:space="preserve"> PAGEREF _Toc358720733 \h </w:instrText>
        </w:r>
        <w:r>
          <w:rPr>
            <w:webHidden/>
          </w:rPr>
        </w:r>
        <w:r>
          <w:rPr>
            <w:webHidden/>
          </w:rPr>
          <w:fldChar w:fldCharType="separate"/>
        </w:r>
        <w:r w:rsidR="00AA219D">
          <w:rPr>
            <w:webHidden/>
          </w:rPr>
          <w:t>17</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34" w:history="1">
        <w:r w:rsidR="00AA219D" w:rsidRPr="00BB158F">
          <w:rPr>
            <w:rStyle w:val="Hyperlink"/>
          </w:rPr>
          <w:t>Figure 14 Install updates before continuing</w:t>
        </w:r>
        <w:r w:rsidR="00AA219D">
          <w:rPr>
            <w:webHidden/>
          </w:rPr>
          <w:tab/>
        </w:r>
        <w:r>
          <w:rPr>
            <w:webHidden/>
          </w:rPr>
          <w:fldChar w:fldCharType="begin"/>
        </w:r>
        <w:r w:rsidR="00AA219D">
          <w:rPr>
            <w:webHidden/>
          </w:rPr>
          <w:instrText xml:space="preserve"> PAGEREF _Toc358720734 \h </w:instrText>
        </w:r>
        <w:r>
          <w:rPr>
            <w:webHidden/>
          </w:rPr>
        </w:r>
        <w:r>
          <w:rPr>
            <w:webHidden/>
          </w:rPr>
          <w:fldChar w:fldCharType="separate"/>
        </w:r>
        <w:r w:rsidR="00AA219D">
          <w:rPr>
            <w:webHidden/>
          </w:rPr>
          <w:t>18</w:t>
        </w:r>
        <w:r>
          <w:rPr>
            <w:webHidden/>
          </w:rPr>
          <w:fldChar w:fldCharType="end"/>
        </w:r>
      </w:hyperlink>
    </w:p>
    <w:p w:rsidR="00AA219D" w:rsidRDefault="000E487C">
      <w:pPr>
        <w:pStyle w:val="TableofFigures"/>
        <w:rPr>
          <w:rFonts w:asciiTheme="minorHAnsi" w:eastAsiaTheme="minorEastAsia" w:hAnsiTheme="minorHAnsi" w:cstheme="minorBidi"/>
        </w:rPr>
      </w:pPr>
      <w:hyperlink w:anchor="_Toc358720735" w:history="1">
        <w:r w:rsidR="00AA219D" w:rsidRPr="00BB158F">
          <w:rPr>
            <w:rStyle w:val="Hyperlink"/>
          </w:rPr>
          <w:t>Figure 16 Geoserver gtda workspace</w:t>
        </w:r>
        <w:r w:rsidR="00AA219D">
          <w:rPr>
            <w:webHidden/>
          </w:rPr>
          <w:tab/>
        </w:r>
        <w:r>
          <w:rPr>
            <w:webHidden/>
          </w:rPr>
          <w:fldChar w:fldCharType="begin"/>
        </w:r>
        <w:r w:rsidR="00AA219D">
          <w:rPr>
            <w:webHidden/>
          </w:rPr>
          <w:instrText xml:space="preserve"> PAGEREF _Toc358720735 \h </w:instrText>
        </w:r>
        <w:r>
          <w:rPr>
            <w:webHidden/>
          </w:rPr>
        </w:r>
        <w:r>
          <w:rPr>
            <w:webHidden/>
          </w:rPr>
          <w:fldChar w:fldCharType="separate"/>
        </w:r>
        <w:r w:rsidR="00AA219D">
          <w:rPr>
            <w:webHidden/>
          </w:rPr>
          <w:t>24</w:t>
        </w:r>
        <w:r>
          <w:rPr>
            <w:webHidden/>
          </w:rPr>
          <w:fldChar w:fldCharType="end"/>
        </w:r>
      </w:hyperlink>
    </w:p>
    <w:p w:rsidR="00FD57A0" w:rsidRPr="00C03A67" w:rsidRDefault="000E487C" w:rsidP="00C51259">
      <w:pPr>
        <w:pStyle w:val="TOC1"/>
        <w:tabs>
          <w:tab w:val="left" w:pos="660"/>
        </w:tabs>
        <w:spacing w:after="0"/>
        <w:jc w:val="both"/>
        <w:rPr>
          <w:b/>
          <w:noProof w:val="0"/>
        </w:rPr>
      </w:pPr>
      <w:r w:rsidRPr="00C03A67">
        <w:rPr>
          <w:rStyle w:val="Hyperlink"/>
          <w:noProof w:val="0"/>
        </w:rPr>
        <w:fldChar w:fldCharType="end"/>
      </w:r>
    </w:p>
    <w:p w:rsidR="00FD57A0" w:rsidRPr="00C03A67" w:rsidRDefault="00FD57A0" w:rsidP="007A2DDE">
      <w:pPr>
        <w:pStyle w:val="SubtitleBoldUnderline"/>
        <w:ind w:right="10"/>
        <w:rPr>
          <w:b w:val="0"/>
          <w:lang w:val="en-US"/>
        </w:rPr>
      </w:pPr>
      <w:r w:rsidRPr="00C03A67">
        <w:rPr>
          <w:b w:val="0"/>
          <w:lang w:val="en-US"/>
        </w:rPr>
        <w:t>List of Tables</w:t>
      </w:r>
    </w:p>
    <w:p w:rsidR="00D0170D" w:rsidRPr="00C03A67" w:rsidRDefault="000E487C" w:rsidP="00C51259">
      <w:pPr>
        <w:pStyle w:val="TOC1"/>
        <w:tabs>
          <w:tab w:val="left" w:pos="660"/>
        </w:tabs>
        <w:spacing w:after="0"/>
        <w:jc w:val="both"/>
        <w:rPr>
          <w:noProof w:val="0"/>
        </w:rPr>
      </w:pPr>
      <w:r w:rsidRPr="00C03A67">
        <w:rPr>
          <w:rStyle w:val="Hyperlink"/>
          <w:noProof w:val="0"/>
        </w:rPr>
        <w:fldChar w:fldCharType="begin"/>
      </w:r>
      <w:r w:rsidR="00FF4DE7" w:rsidRPr="00C03A67">
        <w:rPr>
          <w:rStyle w:val="Hyperlink"/>
          <w:noProof w:val="0"/>
        </w:rPr>
        <w:instrText xml:space="preserve"> TOC \h \z \c "Table" </w:instrText>
      </w:r>
      <w:r w:rsidRPr="00C03A67">
        <w:rPr>
          <w:rStyle w:val="Hyperlink"/>
          <w:noProof w:val="0"/>
        </w:rPr>
        <w:fldChar w:fldCharType="separate"/>
      </w:r>
      <w:r w:rsidR="00AA219D">
        <w:rPr>
          <w:rStyle w:val="Hyperlink"/>
          <w:b/>
          <w:bCs/>
        </w:rPr>
        <w:t>No table of figures entries found.</w:t>
      </w:r>
      <w:r w:rsidRPr="00C03A67">
        <w:rPr>
          <w:rStyle w:val="Hyperlink"/>
          <w:noProof w:val="0"/>
        </w:rPr>
        <w:fldChar w:fldCharType="end"/>
      </w:r>
      <w:r w:rsidR="00D0170D" w:rsidRPr="00C03A67">
        <w:rPr>
          <w:noProof w:val="0"/>
        </w:rPr>
        <w:br w:type="page"/>
      </w:r>
    </w:p>
    <w:p w:rsidR="001C1C88" w:rsidRPr="00C03A67" w:rsidRDefault="00B237CE" w:rsidP="00981587">
      <w:pPr>
        <w:pStyle w:val="Heading1"/>
        <w:jc w:val="both"/>
      </w:pPr>
      <w:bookmarkStart w:id="0" w:name="_Toc362454638"/>
      <w:r w:rsidRPr="00C03A67">
        <w:lastRenderedPageBreak/>
        <w:t>INTRODUCTION</w:t>
      </w:r>
      <w:bookmarkEnd w:id="0"/>
    </w:p>
    <w:p w:rsidR="00CA6A2D" w:rsidRPr="00C03A67" w:rsidRDefault="00C606E6" w:rsidP="00C606E6">
      <w:r w:rsidRPr="00C03A67">
        <w:t>NGDS</w:t>
      </w:r>
      <w:r w:rsidR="00570E31" w:rsidRPr="00C03A67">
        <w:t xml:space="preserve"> or </w:t>
      </w:r>
      <w:r w:rsidRPr="00C03A67">
        <w:t xml:space="preserve">National Geothermal Data System </w:t>
      </w:r>
      <w:r w:rsidR="00570E31" w:rsidRPr="00C03A67">
        <w:t>is a government fun</w:t>
      </w:r>
      <w:r w:rsidR="00CA6A2D" w:rsidRPr="00C03A67">
        <w:t>d</w:t>
      </w:r>
      <w:r w:rsidR="00570E31" w:rsidRPr="00C03A67">
        <w:t xml:space="preserve">ed project. </w:t>
      </w:r>
      <w:r w:rsidRPr="00C03A67">
        <w:t>The system supports the storage and search of geothermal data from different organizations. It</w:t>
      </w:r>
      <w:r w:rsidR="00327BC3">
        <w:t xml:space="preserve"> is a</w:t>
      </w:r>
      <w:r w:rsidR="00F1034E">
        <w:t xml:space="preserve"> hub and spoke </w:t>
      </w:r>
      <w:r w:rsidRPr="00C03A67">
        <w:t xml:space="preserve">network of data providers through its many node-in-a-box distributions, </w:t>
      </w:r>
      <w:r w:rsidR="00F1034E">
        <w:t>with the hub being</w:t>
      </w:r>
      <w:r w:rsidRPr="00C03A67">
        <w:t xml:space="preserve"> a centralized node that supports the harvesting and search of this distributed data. </w:t>
      </w:r>
    </w:p>
    <w:p w:rsidR="00246A0D" w:rsidRPr="00C03A67" w:rsidRDefault="00570E31" w:rsidP="00570E31">
      <w:pPr>
        <w:pStyle w:val="Heading2"/>
        <w:keepLines/>
        <w:tabs>
          <w:tab w:val="clear" w:pos="576"/>
          <w:tab w:val="num" w:pos="1080"/>
        </w:tabs>
        <w:spacing w:before="0" w:after="230" w:line="370" w:lineRule="atLeast"/>
        <w:ind w:left="432" w:hanging="432"/>
      </w:pPr>
      <w:bookmarkStart w:id="1" w:name="_Toc362454639"/>
      <w:r w:rsidRPr="00C03A67">
        <w:t>Purpose</w:t>
      </w:r>
      <w:bookmarkEnd w:id="1"/>
    </w:p>
    <w:p w:rsidR="00570E31" w:rsidRPr="00C03A67" w:rsidRDefault="001079E0" w:rsidP="00246A0D">
      <w:r>
        <w:t>This document is</w:t>
      </w:r>
      <w:r w:rsidR="00570E31" w:rsidRPr="00C03A67">
        <w:t xml:space="preserve"> a step by step tutorial to guide new developers </w:t>
      </w:r>
      <w:r w:rsidR="00C606E6" w:rsidRPr="00C03A67">
        <w:t>and users in setup both node-in-the-box and harvesting catalogs instances of NGDS</w:t>
      </w:r>
      <w:r w:rsidR="00570E31" w:rsidRPr="00C03A67">
        <w:t xml:space="preserve">. </w:t>
      </w:r>
    </w:p>
    <w:p w:rsidR="00246A0D" w:rsidRPr="00C03A67" w:rsidRDefault="00246A0D" w:rsidP="00246A0D">
      <w:pPr>
        <w:pStyle w:val="Heading1"/>
        <w:pageBreakBefore/>
        <w:framePr w:w="9526" w:vSpace="567" w:wrap="around" w:vAnchor="page" w:hAnchor="text" w:y="2042"/>
        <w:tabs>
          <w:tab w:val="clear" w:pos="432"/>
          <w:tab w:val="num" w:pos="720"/>
        </w:tabs>
        <w:spacing w:before="0" w:after="120" w:line="420" w:lineRule="atLeast"/>
        <w:ind w:left="360" w:hanging="360"/>
      </w:pPr>
      <w:bookmarkStart w:id="2" w:name="_Toc332018479"/>
      <w:bookmarkStart w:id="3" w:name="_Toc362454640"/>
      <w:r w:rsidRPr="00C03A67">
        <w:lastRenderedPageBreak/>
        <w:t>Prerequisites</w:t>
      </w:r>
      <w:bookmarkEnd w:id="2"/>
      <w:bookmarkEnd w:id="3"/>
    </w:p>
    <w:p w:rsidR="000D6CC7" w:rsidRDefault="00246A0D" w:rsidP="00246A0D">
      <w:r w:rsidRPr="00C03A67">
        <w:t xml:space="preserve">Before one can </w:t>
      </w:r>
      <w:r w:rsidR="000D6CC7" w:rsidRPr="00C03A67">
        <w:t xml:space="preserve">install and configure the individual components utilized in the </w:t>
      </w:r>
      <w:r w:rsidR="00C606E6" w:rsidRPr="00C03A67">
        <w:t>NGDS</w:t>
      </w:r>
      <w:r w:rsidR="000D6CC7" w:rsidRPr="00C03A67">
        <w:t xml:space="preserve"> project</w:t>
      </w:r>
      <w:r w:rsidRPr="00C03A67">
        <w:t xml:space="preserve">, </w:t>
      </w:r>
      <w:r w:rsidR="000D6CC7" w:rsidRPr="00C03A67">
        <w:t xml:space="preserve">a virtual machine with the required </w:t>
      </w:r>
      <w:r w:rsidRPr="00C03A67">
        <w:t xml:space="preserve">OS </w:t>
      </w:r>
      <w:r w:rsidR="000D6CC7" w:rsidRPr="00C03A67">
        <w:t xml:space="preserve">version </w:t>
      </w:r>
      <w:r w:rsidRPr="00C03A67">
        <w:t>must be ava</w:t>
      </w:r>
      <w:r w:rsidR="00AA219D">
        <w:t>ilable and properly configured (a non-virtual machine dedicated for use with this project is also acceptable).</w:t>
      </w:r>
    </w:p>
    <w:p w:rsidR="001079E0" w:rsidRDefault="001079E0" w:rsidP="00246A0D">
      <w:r>
        <w:t>Super User (Administrator) privileges are required.</w:t>
      </w:r>
    </w:p>
    <w:p w:rsidR="001079E0" w:rsidRPr="00C03A67" w:rsidRDefault="001079E0" w:rsidP="00246A0D">
      <w:r>
        <w:t>Network access is required.</w:t>
      </w:r>
    </w:p>
    <w:p w:rsidR="00C606E6" w:rsidRPr="00C03A67" w:rsidRDefault="00246A0D" w:rsidP="000D6CC7">
      <w:r w:rsidRPr="00C03A67">
        <w:t xml:space="preserve">The current </w:t>
      </w:r>
      <w:r w:rsidR="000D6CC7" w:rsidRPr="00C03A67">
        <w:t xml:space="preserve">implementation of the </w:t>
      </w:r>
      <w:r w:rsidR="00C606E6" w:rsidRPr="00C03A67">
        <w:t>NGDS</w:t>
      </w:r>
      <w:r w:rsidR="000D6CC7" w:rsidRPr="00C03A67">
        <w:t xml:space="preserve"> project is developed in </w:t>
      </w:r>
      <w:r w:rsidR="00C606E6" w:rsidRPr="00C03A67">
        <w:t>Python</w:t>
      </w:r>
      <w:r w:rsidR="000D6CC7" w:rsidRPr="00C03A67">
        <w:t xml:space="preserve"> and Linux OS</w:t>
      </w:r>
      <w:r w:rsidRPr="00C03A67">
        <w:t xml:space="preserve">. </w:t>
      </w:r>
      <w:r w:rsidR="00C606E6" w:rsidRPr="00C03A67">
        <w:t xml:space="preserve">In particular, we utilize </w:t>
      </w:r>
      <w:r w:rsidR="00537364">
        <w:t xml:space="preserve">32-bit (i386) </w:t>
      </w:r>
      <w:proofErr w:type="spellStart"/>
      <w:r w:rsidR="00C606E6" w:rsidRPr="00C03A67">
        <w:t>Ubunt</w:t>
      </w:r>
      <w:r w:rsidR="00AA219D">
        <w:t>u</w:t>
      </w:r>
      <w:proofErr w:type="spellEnd"/>
      <w:r w:rsidR="00AA219D">
        <w:t xml:space="preserve"> distributions 12.04 or higher (specifically, </w:t>
      </w:r>
      <w:proofErr w:type="spellStart"/>
      <w:r w:rsidR="00AA219D">
        <w:t>Xubunto</w:t>
      </w:r>
      <w:proofErr w:type="spellEnd"/>
      <w:r w:rsidR="00537364">
        <w:t xml:space="preserve">, e.g. such as </w:t>
      </w:r>
      <w:r w:rsidR="00537364" w:rsidRPr="00537364">
        <w:t>xubuntu-13.04-desktop-i386.iso</w:t>
      </w:r>
      <w:r w:rsidR="00AA219D">
        <w:t>).</w:t>
      </w:r>
    </w:p>
    <w:p w:rsidR="00246A0D" w:rsidRDefault="000D6CC7" w:rsidP="000D6CC7">
      <w:r w:rsidRPr="00C03A67">
        <w:t xml:space="preserve">This section describes the steps necessary to </w:t>
      </w:r>
      <w:r w:rsidR="00246A0D" w:rsidRPr="00C03A67">
        <w:t xml:space="preserve">create your own </w:t>
      </w:r>
      <w:r w:rsidRPr="00C03A67">
        <w:t>virtual</w:t>
      </w:r>
      <w:r w:rsidR="00C606E6" w:rsidRPr="00C03A67">
        <w:t xml:space="preserve"> machine, and to install NGDS as both a catalog and a node-in-a-box</w:t>
      </w:r>
      <w:r w:rsidR="00246A0D" w:rsidRPr="00C03A67">
        <w:t>.</w:t>
      </w:r>
    </w:p>
    <w:p w:rsidR="00DF72F3" w:rsidRDefault="00F1034E" w:rsidP="000D6CC7">
      <w:r>
        <w:t xml:space="preserve">If you are installing directly on a Linux OS, skip to the section </w:t>
      </w:r>
      <w:fldSimple w:instr=" REF _Ref359833459 ">
        <w:r w:rsidRPr="00C03A67">
          <w:t>NGDS Installation Procedure</w:t>
        </w:r>
      </w:fldSimple>
      <w:r>
        <w:t>.</w:t>
      </w:r>
    </w:p>
    <w:p w:rsidR="00246A0D" w:rsidRPr="00C03A67" w:rsidRDefault="008E5C4C" w:rsidP="00246A0D">
      <w:pPr>
        <w:pStyle w:val="Heading2"/>
        <w:keepLines/>
        <w:tabs>
          <w:tab w:val="clear" w:pos="576"/>
          <w:tab w:val="num" w:pos="1080"/>
        </w:tabs>
        <w:spacing w:before="0" w:after="230" w:line="370" w:lineRule="atLeast"/>
        <w:ind w:left="432" w:hanging="432"/>
      </w:pPr>
      <w:bookmarkStart w:id="4" w:name="_Toc332018480"/>
      <w:bookmarkStart w:id="5" w:name="_Toc362454641"/>
      <w:r w:rsidRPr="00C03A67">
        <w:t>Choosing a v</w:t>
      </w:r>
      <w:r w:rsidR="00246A0D" w:rsidRPr="00C03A67">
        <w:t>irtualized environment</w:t>
      </w:r>
      <w:bookmarkEnd w:id="4"/>
      <w:bookmarkEnd w:id="5"/>
    </w:p>
    <w:p w:rsidR="000D6CC7" w:rsidRPr="00C03A67" w:rsidRDefault="000D6CC7" w:rsidP="00246A0D">
      <w:r w:rsidRPr="00C03A67">
        <w:t xml:space="preserve">The first step is the installation of Linux in a virtual machine within a host system. Virtual machines are supported by virtualization </w:t>
      </w:r>
      <w:proofErr w:type="gramStart"/>
      <w:r w:rsidRPr="00C03A67">
        <w:t>software, that</w:t>
      </w:r>
      <w:proofErr w:type="gramEnd"/>
      <w:r w:rsidRPr="00C03A67">
        <w:t xml:space="preserve"> </w:t>
      </w:r>
      <w:r w:rsidR="00B07DC6" w:rsidRPr="00C03A67">
        <w:t>provides</w:t>
      </w:r>
      <w:r w:rsidRPr="00C03A67">
        <w:t xml:space="preserve"> an abstract hardware representation emulating </w:t>
      </w:r>
      <w:r w:rsidR="00B07DC6" w:rsidRPr="00C03A67">
        <w:t>real</w:t>
      </w:r>
      <w:r w:rsidRPr="00C03A67">
        <w:t xml:space="preserve"> host hardware. Virtualization allows the installation of a full operating system within a host OS.</w:t>
      </w:r>
      <w:r w:rsidR="00AA219D">
        <w:t xml:space="preserve"> (Note that a virtual machine is not required, however, the set up of the Linux environment must be custom for this project).</w:t>
      </w:r>
    </w:p>
    <w:p w:rsidR="00246A0D" w:rsidRPr="00C03A67" w:rsidRDefault="00246A0D" w:rsidP="00246A0D">
      <w:r w:rsidRPr="00C03A67">
        <w:t>Currently, two free virtual environment ma</w:t>
      </w:r>
      <w:r w:rsidR="00AA219D">
        <w:t xml:space="preserve">nagers are available: </w:t>
      </w:r>
      <w:proofErr w:type="spellStart"/>
      <w:r w:rsidR="00AA219D">
        <w:t>Vmware</w:t>
      </w:r>
      <w:proofErr w:type="spellEnd"/>
      <w:r w:rsidR="00AA219D">
        <w:t xml:space="preserve"> Pla</w:t>
      </w:r>
      <w:r w:rsidRPr="00C03A67">
        <w:t xml:space="preserve">yer, and Oracle </w:t>
      </w:r>
      <w:proofErr w:type="spellStart"/>
      <w:r w:rsidRPr="00C03A67">
        <w:t>VirtualBox</w:t>
      </w:r>
      <w:proofErr w:type="spellEnd"/>
      <w:r w:rsidRPr="00C03A67">
        <w:t>. They can be downloaded on the links below:</w:t>
      </w:r>
    </w:p>
    <w:p w:rsidR="00246A0D" w:rsidRPr="00C03A67" w:rsidRDefault="00246A0D" w:rsidP="004C482C">
      <w:pPr>
        <w:pStyle w:val="ListParagraph"/>
        <w:numPr>
          <w:ilvl w:val="0"/>
          <w:numId w:val="4"/>
        </w:numPr>
      </w:pPr>
      <w:proofErr w:type="spellStart"/>
      <w:r w:rsidRPr="00C03A67">
        <w:t>VMWare</w:t>
      </w:r>
      <w:proofErr w:type="spellEnd"/>
      <w:r w:rsidRPr="00C03A67">
        <w:t xml:space="preserve"> Player: </w:t>
      </w:r>
      <w:hyperlink r:id="rId12" w:history="1">
        <w:r w:rsidRPr="00C03A67">
          <w:rPr>
            <w:rStyle w:val="Hyperlink"/>
          </w:rPr>
          <w:t>http://www.vmware.com/products/player/</w:t>
        </w:r>
      </w:hyperlink>
    </w:p>
    <w:p w:rsidR="00246A0D" w:rsidRPr="00C03A67" w:rsidRDefault="00246A0D" w:rsidP="004C482C">
      <w:pPr>
        <w:pStyle w:val="ListParagraph"/>
        <w:numPr>
          <w:ilvl w:val="0"/>
          <w:numId w:val="4"/>
        </w:numPr>
      </w:pPr>
      <w:r w:rsidRPr="00C03A67">
        <w:t xml:space="preserve">Oracle VM </w:t>
      </w:r>
      <w:proofErr w:type="spellStart"/>
      <w:r w:rsidRPr="00C03A67">
        <w:t>VirtualBox</w:t>
      </w:r>
      <w:proofErr w:type="spellEnd"/>
      <w:r w:rsidRPr="00C03A67">
        <w:t xml:space="preserve">: </w:t>
      </w:r>
      <w:hyperlink r:id="rId13" w:history="1">
        <w:r w:rsidRPr="00C03A67">
          <w:rPr>
            <w:rStyle w:val="Hyperlink"/>
          </w:rPr>
          <w:t>https://www.virtualbox.org/wiki/Downloads</w:t>
        </w:r>
      </w:hyperlink>
      <w:r w:rsidRPr="00C03A67">
        <w:t xml:space="preserve"> </w:t>
      </w:r>
    </w:p>
    <w:p w:rsidR="00246A0D" w:rsidRPr="00C03A67" w:rsidRDefault="00570E31" w:rsidP="00C606E6">
      <w:r w:rsidRPr="00C03A67">
        <w:t>In particular, t</w:t>
      </w:r>
      <w:r w:rsidR="00246A0D" w:rsidRPr="00C03A67">
        <w:t xml:space="preserve">his tutorial was developed using </w:t>
      </w:r>
      <w:proofErr w:type="spellStart"/>
      <w:r w:rsidR="00246A0D" w:rsidRPr="00C03A67">
        <w:t>VirtualBox</w:t>
      </w:r>
      <w:proofErr w:type="spellEnd"/>
      <w:r w:rsidR="00246A0D" w:rsidRPr="00C03A67">
        <w:t xml:space="preserve"> version 4.</w:t>
      </w:r>
      <w:r w:rsidR="00C606E6" w:rsidRPr="00C03A67">
        <w:t>2</w:t>
      </w:r>
      <w:r w:rsidR="00246A0D" w:rsidRPr="00C03A67">
        <w:t>.1</w:t>
      </w:r>
      <w:r w:rsidR="00C606E6" w:rsidRPr="00C03A67">
        <w:t>0</w:t>
      </w:r>
      <w:r w:rsidR="00246A0D" w:rsidRPr="00C03A67">
        <w:t xml:space="preserve"> for windows</w:t>
      </w:r>
      <w:r w:rsidR="00C606E6" w:rsidRPr="00C03A67">
        <w:t>, where we install</w:t>
      </w:r>
      <w:r w:rsidR="00246A0D" w:rsidRPr="00C03A67">
        <w:t xml:space="preserve"> Linux </w:t>
      </w:r>
      <w:proofErr w:type="spellStart"/>
      <w:r w:rsidR="00246A0D" w:rsidRPr="00C03A67">
        <w:t>Ubuntu</w:t>
      </w:r>
      <w:proofErr w:type="spellEnd"/>
      <w:r w:rsidR="00246A0D" w:rsidRPr="00C03A67">
        <w:t xml:space="preserve"> 12.04 LTS from Canonical.</w:t>
      </w:r>
    </w:p>
    <w:p w:rsidR="000D6CC7" w:rsidRPr="00C03A67" w:rsidRDefault="000D6CC7" w:rsidP="000D6CC7">
      <w:pPr>
        <w:pStyle w:val="Heading2"/>
        <w:keepLines/>
        <w:tabs>
          <w:tab w:val="clear" w:pos="576"/>
          <w:tab w:val="num" w:pos="1080"/>
        </w:tabs>
        <w:spacing w:before="0" w:after="230" w:line="370" w:lineRule="atLeast"/>
        <w:ind w:left="432" w:hanging="432"/>
      </w:pPr>
      <w:bookmarkStart w:id="6" w:name="_Toc362454642"/>
      <w:r w:rsidRPr="00C03A67">
        <w:t xml:space="preserve">Creating a VM and installing </w:t>
      </w:r>
      <w:proofErr w:type="spellStart"/>
      <w:r w:rsidRPr="00C03A67">
        <w:t>linux</w:t>
      </w:r>
      <w:proofErr w:type="spellEnd"/>
      <w:r w:rsidRPr="00C03A67">
        <w:t xml:space="preserve"> in a Windows environment</w:t>
      </w:r>
      <w:bookmarkEnd w:id="6"/>
    </w:p>
    <w:p w:rsidR="000D6CC7" w:rsidRPr="00C03A67" w:rsidRDefault="00C606E6" w:rsidP="000D6CC7">
      <w:r w:rsidRPr="00C03A67">
        <w:t>Please follow those steps in</w:t>
      </w:r>
      <w:r w:rsidR="000D6CC7" w:rsidRPr="00C03A67">
        <w:t xml:space="preserve"> order to install </w:t>
      </w:r>
      <w:proofErr w:type="spellStart"/>
      <w:r w:rsidRPr="00C03A67">
        <w:t>Ubuntu</w:t>
      </w:r>
      <w:proofErr w:type="spellEnd"/>
      <w:r w:rsidRPr="00C03A67">
        <w:t xml:space="preserve"> Linux</w:t>
      </w:r>
      <w:r w:rsidR="00AA219D">
        <w:t xml:space="preserve"> (or </w:t>
      </w:r>
      <w:proofErr w:type="spellStart"/>
      <w:r w:rsidR="00AA219D">
        <w:t>Xubuntu</w:t>
      </w:r>
      <w:proofErr w:type="spellEnd"/>
      <w:r w:rsidR="00AA219D">
        <w:t>)</w:t>
      </w:r>
      <w:r w:rsidRPr="00C03A67">
        <w:t xml:space="preserve"> </w:t>
      </w:r>
      <w:r w:rsidR="000D6CC7" w:rsidRPr="00C03A67">
        <w:t>within a virtual machine</w:t>
      </w:r>
      <w:r w:rsidR="00FE6502" w:rsidRPr="00C03A67">
        <w:t xml:space="preserve"> in your Windows desktop</w:t>
      </w:r>
      <w:r w:rsidR="000D6CC7" w:rsidRPr="00C03A67">
        <w:t>:</w:t>
      </w:r>
    </w:p>
    <w:p w:rsidR="00246A0D" w:rsidRPr="00C03A67" w:rsidRDefault="00246A0D" w:rsidP="00246A0D">
      <w:pPr>
        <w:pStyle w:val="Heading3"/>
      </w:pPr>
      <w:bookmarkStart w:id="7" w:name="_Toc332018482"/>
      <w:bookmarkStart w:id="8" w:name="_Toc362454643"/>
      <w:r w:rsidRPr="00C03A67">
        <w:t xml:space="preserve">First, download and install Oracle VM </w:t>
      </w:r>
      <w:proofErr w:type="spellStart"/>
      <w:r w:rsidRPr="00C03A67">
        <w:t>VirtualBox</w:t>
      </w:r>
      <w:proofErr w:type="spellEnd"/>
      <w:r w:rsidRPr="00C03A67">
        <w:t xml:space="preserve"> Manager</w:t>
      </w:r>
      <w:bookmarkEnd w:id="7"/>
      <w:bookmarkEnd w:id="8"/>
    </w:p>
    <w:p w:rsidR="00246A0D" w:rsidRPr="00C03A67" w:rsidRDefault="00246A0D" w:rsidP="00246A0D">
      <w:r w:rsidRPr="00C03A67">
        <w:t>This tutorial utilized version 4.</w:t>
      </w:r>
      <w:r w:rsidR="00FE6502" w:rsidRPr="00C03A67">
        <w:t>2</w:t>
      </w:r>
      <w:r w:rsidRPr="00C03A67">
        <w:t>.1</w:t>
      </w:r>
      <w:r w:rsidR="00FE6502" w:rsidRPr="00C03A67">
        <w:t xml:space="preserve">0 </w:t>
      </w:r>
      <w:r w:rsidRPr="00C03A67">
        <w:t xml:space="preserve">of Oracle VM </w:t>
      </w:r>
      <w:proofErr w:type="spellStart"/>
      <w:r w:rsidRPr="00C03A67">
        <w:t>VirtualBox</w:t>
      </w:r>
      <w:proofErr w:type="spellEnd"/>
      <w:r w:rsidR="00FE6502" w:rsidRPr="00C03A67">
        <w:t>. Newer versions can be utilized.</w:t>
      </w:r>
    </w:p>
    <w:p w:rsidR="00FE6502" w:rsidRPr="00C03A67" w:rsidRDefault="00FE6502" w:rsidP="00246A0D">
      <w:r w:rsidRPr="00C03A67">
        <w:t xml:space="preserve">Download the software from </w:t>
      </w:r>
      <w:hyperlink r:id="rId14" w:history="1">
        <w:r w:rsidRPr="00C03A67">
          <w:rPr>
            <w:rStyle w:val="Hyperlink"/>
          </w:rPr>
          <w:t>https://www.virtualbox.org/wiki/Downloads</w:t>
        </w:r>
      </w:hyperlink>
      <w:r w:rsidRPr="00C03A67">
        <w:t xml:space="preserve"> </w:t>
      </w:r>
    </w:p>
    <w:p w:rsidR="00246A0D" w:rsidRPr="00C03A67" w:rsidRDefault="00246A0D" w:rsidP="00246A0D">
      <w:pPr>
        <w:pStyle w:val="Heading3"/>
      </w:pPr>
      <w:bookmarkStart w:id="9" w:name="_Toc332018483"/>
      <w:bookmarkStart w:id="10" w:name="_Ref357505161"/>
      <w:bookmarkStart w:id="11" w:name="_Toc362454644"/>
      <w:r w:rsidRPr="00C03A67">
        <w:t xml:space="preserve">Then, download the Desktop CD for </w:t>
      </w:r>
      <w:proofErr w:type="gramStart"/>
      <w:r w:rsidRPr="00C03A67">
        <w:t>PC(</w:t>
      </w:r>
      <w:proofErr w:type="gramEnd"/>
      <w:r w:rsidRPr="00C03A67">
        <w:t xml:space="preserve">Intel x86) for </w:t>
      </w:r>
      <w:proofErr w:type="spellStart"/>
      <w:r w:rsidRPr="00C03A67">
        <w:t>Ubuntu</w:t>
      </w:r>
      <w:proofErr w:type="spellEnd"/>
      <w:r w:rsidRPr="00C03A67">
        <w:t>:</w:t>
      </w:r>
      <w:bookmarkEnd w:id="9"/>
      <w:bookmarkEnd w:id="10"/>
      <w:bookmarkEnd w:id="11"/>
    </w:p>
    <w:p w:rsidR="00246A0D" w:rsidRPr="00C03A67" w:rsidRDefault="00246A0D" w:rsidP="00246A0D">
      <w:r w:rsidRPr="00C03A67">
        <w:t xml:space="preserve">An .ISO image for </w:t>
      </w:r>
      <w:proofErr w:type="spellStart"/>
      <w:r w:rsidRPr="00C03A67">
        <w:t>Ubuntu</w:t>
      </w:r>
      <w:proofErr w:type="spellEnd"/>
      <w:r w:rsidRPr="00C03A67">
        <w:t xml:space="preserve"> </w:t>
      </w:r>
      <w:r w:rsidR="00FE6502" w:rsidRPr="00C03A67">
        <w:t>is available</w:t>
      </w:r>
      <w:r w:rsidRPr="00C03A67">
        <w:t xml:space="preserve"> at: </w:t>
      </w:r>
      <w:hyperlink r:id="rId15" w:history="1">
        <w:r w:rsidRPr="00C03A67">
          <w:rPr>
            <w:rStyle w:val="Hyperlink"/>
          </w:rPr>
          <w:t>http://releases.ubuntu.com/12.04/</w:t>
        </w:r>
      </w:hyperlink>
    </w:p>
    <w:p w:rsidR="00246A0D" w:rsidRPr="00C03A67" w:rsidRDefault="00AA219D" w:rsidP="00246A0D">
      <w:r>
        <w:lastRenderedPageBreak/>
        <w:t>This tutorial utilizes</w:t>
      </w:r>
      <w:r w:rsidR="00246A0D" w:rsidRPr="00C03A67">
        <w:t xml:space="preserve"> the Long Term Service version, or LTS, which long term support</w:t>
      </w:r>
      <w:r w:rsidR="004B4F55" w:rsidRPr="00C03A67">
        <w:t xml:space="preserve"> (3 years)</w:t>
      </w:r>
      <w:r w:rsidR="00246A0D" w:rsidRPr="00C03A67">
        <w:t xml:space="preserve">: </w:t>
      </w:r>
      <w:hyperlink r:id="rId16" w:history="1">
        <w:r w:rsidR="00246A0D" w:rsidRPr="00C03A67">
          <w:rPr>
            <w:rStyle w:val="Hyperlink"/>
          </w:rPr>
          <w:t>http://releases.ubuntu.com/12.04/ubuntu-12.04-desktop-i386.iso</w:t>
        </w:r>
      </w:hyperlink>
    </w:p>
    <w:p w:rsidR="00246A0D" w:rsidRPr="00C03A67" w:rsidRDefault="00246A0D" w:rsidP="00246A0D">
      <w:pPr>
        <w:pStyle w:val="Heading3"/>
      </w:pPr>
      <w:bookmarkStart w:id="12" w:name="_Toc332018484"/>
      <w:bookmarkStart w:id="13" w:name="_Toc362454645"/>
      <w:r w:rsidRPr="00C03A67">
        <w:t>Start Oracle</w:t>
      </w:r>
      <w:r w:rsidR="008E5C4C" w:rsidRPr="00C03A67">
        <w:t xml:space="preserve"> </w:t>
      </w:r>
      <w:proofErr w:type="spellStart"/>
      <w:r w:rsidR="008E5C4C" w:rsidRPr="00C03A67">
        <w:t>VirtualBox</w:t>
      </w:r>
      <w:proofErr w:type="spellEnd"/>
      <w:r w:rsidRPr="00C03A67">
        <w:t xml:space="preserve"> and Create a VM for Linux </w:t>
      </w:r>
      <w:proofErr w:type="spellStart"/>
      <w:r w:rsidRPr="00C03A67">
        <w:t>Ubuntu</w:t>
      </w:r>
      <w:bookmarkEnd w:id="12"/>
      <w:bookmarkEnd w:id="13"/>
      <w:proofErr w:type="spellEnd"/>
    </w:p>
    <w:p w:rsidR="00FE6502" w:rsidRPr="00C03A67" w:rsidRDefault="00FE6502" w:rsidP="00FE6502"/>
    <w:p w:rsidR="00FE6502" w:rsidRPr="00C03A67" w:rsidRDefault="00FE6502" w:rsidP="00FE6502">
      <w:pPr>
        <w:keepNext/>
        <w:jc w:val="center"/>
      </w:pPr>
      <w:r w:rsidRPr="00C03A67">
        <w:rPr>
          <w:noProof/>
        </w:rPr>
        <w:drawing>
          <wp:inline distT="0" distB="0" distL="0" distR="0">
            <wp:extent cx="3215470" cy="2534817"/>
            <wp:effectExtent l="19050" t="0" r="39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216937" cy="2535973"/>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4" w:name="_Toc358720721"/>
      <w:r w:rsidRPr="00C03A67">
        <w:t xml:space="preserve">Figure </w:t>
      </w:r>
      <w:fldSimple w:instr=" SEQ Figure \* ARABIC ">
        <w:r w:rsidR="0084104E">
          <w:rPr>
            <w:noProof/>
          </w:rPr>
          <w:t>1</w:t>
        </w:r>
      </w:fldSimple>
      <w:r w:rsidR="00DF72F3">
        <w:t>:</w:t>
      </w:r>
      <w:r w:rsidRPr="00C03A67">
        <w:t xml:space="preserve"> Create a new </w:t>
      </w:r>
      <w:proofErr w:type="spellStart"/>
      <w:r w:rsidRPr="00C03A67">
        <w:t>linux</w:t>
      </w:r>
      <w:proofErr w:type="spellEnd"/>
      <w:r w:rsidRPr="00C03A67">
        <w:t xml:space="preserve"> virtual machine</w:t>
      </w:r>
      <w:bookmarkEnd w:id="14"/>
    </w:p>
    <w:p w:rsidR="00FE6502" w:rsidRPr="00C03A67" w:rsidRDefault="00FE6502" w:rsidP="00FE6502"/>
    <w:p w:rsidR="00246A0D" w:rsidRPr="00C03A67" w:rsidRDefault="00FE6502" w:rsidP="00246A0D">
      <w:r w:rsidRPr="00C03A67">
        <w:t>We recommend the machine to have at least 1024 MB of RAM.</w:t>
      </w:r>
    </w:p>
    <w:p w:rsidR="00FE6502" w:rsidRPr="00C03A67" w:rsidRDefault="00FE6502" w:rsidP="00246A0D"/>
    <w:p w:rsidR="00FE6502" w:rsidRPr="00C03A67" w:rsidRDefault="00FE6502" w:rsidP="00FE6502">
      <w:pPr>
        <w:keepNext/>
        <w:jc w:val="center"/>
      </w:pPr>
      <w:r w:rsidRPr="00C03A67">
        <w:rPr>
          <w:noProof/>
        </w:rPr>
        <w:drawing>
          <wp:inline distT="0" distB="0" distL="0" distR="0">
            <wp:extent cx="3563487" cy="280916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565829" cy="2811011"/>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5" w:name="_Toc358720722"/>
      <w:commentRangeStart w:id="16"/>
      <w:r w:rsidRPr="00C03A67">
        <w:t xml:space="preserve">Figure </w:t>
      </w:r>
      <w:fldSimple w:instr=" SEQ Figure \* ARABIC ">
        <w:r w:rsidR="0084104E">
          <w:rPr>
            <w:noProof/>
          </w:rPr>
          <w:t>2</w:t>
        </w:r>
      </w:fldSimple>
      <w:r w:rsidR="00DF72F3">
        <w:t>:</w:t>
      </w:r>
      <w:r w:rsidRPr="00C03A67">
        <w:t xml:space="preserve"> Set the VM memory to at least 1024MB</w:t>
      </w:r>
      <w:bookmarkEnd w:id="15"/>
      <w:commentRangeEnd w:id="16"/>
      <w:r w:rsidR="00D41415">
        <w:rPr>
          <w:rStyle w:val="CommentReference"/>
          <w:rFonts w:eastAsia="Times New Roman"/>
          <w:bCs w:val="0"/>
        </w:rPr>
        <w:commentReference w:id="16"/>
      </w:r>
    </w:p>
    <w:p w:rsidR="00FE6502" w:rsidRPr="00C03A67" w:rsidRDefault="00FE6502" w:rsidP="00FE6502"/>
    <w:p w:rsidR="00FE6502" w:rsidRPr="00C03A67" w:rsidRDefault="00FE6502" w:rsidP="00FE6502">
      <w:pPr>
        <w:keepNext/>
        <w:jc w:val="center"/>
      </w:pPr>
      <w:r w:rsidRPr="00C03A67">
        <w:rPr>
          <w:noProof/>
        </w:rPr>
        <w:drawing>
          <wp:inline distT="0" distB="0" distL="0" distR="0">
            <wp:extent cx="3539205" cy="2790025"/>
            <wp:effectExtent l="19050" t="0" r="409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3551898" cy="2800031"/>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7" w:name="_Toc358720723"/>
      <w:r w:rsidRPr="00C03A67">
        <w:t xml:space="preserve">Figure </w:t>
      </w:r>
      <w:fldSimple w:instr=" SEQ Figure \* ARABIC ">
        <w:r w:rsidR="0084104E">
          <w:rPr>
            <w:noProof/>
          </w:rPr>
          <w:t>3</w:t>
        </w:r>
      </w:fldSimple>
      <w:r w:rsidR="00DF72F3">
        <w:t>:</w:t>
      </w:r>
      <w:r w:rsidRPr="00C03A67">
        <w:t xml:space="preserve"> Create a virtual HD. The </w:t>
      </w:r>
      <w:r w:rsidR="008D1A36" w:rsidRPr="00C03A67">
        <w:t>disk size</w:t>
      </w:r>
      <w:r w:rsidRPr="00C03A67">
        <w:t xml:space="preserve"> can be changed later.</w:t>
      </w:r>
      <w:bookmarkEnd w:id="17"/>
    </w:p>
    <w:p w:rsidR="00FE6502" w:rsidRPr="00C03A67" w:rsidRDefault="00FE6502" w:rsidP="00FE6502"/>
    <w:p w:rsidR="00FE6502" w:rsidRPr="00C03A67" w:rsidRDefault="00FE6502" w:rsidP="00FE6502">
      <w:pPr>
        <w:keepNext/>
        <w:jc w:val="center"/>
      </w:pPr>
      <w:r w:rsidRPr="00C03A67">
        <w:rPr>
          <w:noProof/>
        </w:rPr>
        <w:drawing>
          <wp:inline distT="0" distB="0" distL="0" distR="0">
            <wp:extent cx="3615568" cy="2688609"/>
            <wp:effectExtent l="19050" t="0" r="393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616398" cy="2689227"/>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8" w:name="_Toc358720724"/>
      <w:r w:rsidRPr="00C03A67">
        <w:t xml:space="preserve">Figure </w:t>
      </w:r>
      <w:fldSimple w:instr=" SEQ Figure \* ARABIC ">
        <w:r w:rsidR="0084104E">
          <w:rPr>
            <w:noProof/>
          </w:rPr>
          <w:t>4</w:t>
        </w:r>
      </w:fldSimple>
      <w:r w:rsidR="00DF72F3">
        <w:t>:</w:t>
      </w:r>
      <w:r w:rsidRPr="00C03A67">
        <w:t xml:space="preserve"> Specify the image type</w:t>
      </w:r>
      <w:bookmarkEnd w:id="18"/>
    </w:p>
    <w:p w:rsidR="00FE6502" w:rsidRPr="00C03A67" w:rsidRDefault="00FE6502" w:rsidP="00FE6502"/>
    <w:p w:rsidR="00FE6502" w:rsidRPr="00C03A67" w:rsidRDefault="00FE6502" w:rsidP="00FE6502">
      <w:pPr>
        <w:keepNext/>
        <w:jc w:val="center"/>
      </w:pPr>
      <w:r w:rsidRPr="00C03A67">
        <w:rPr>
          <w:noProof/>
        </w:rPr>
        <w:lastRenderedPageBreak/>
        <w:drawing>
          <wp:inline distT="0" distB="0" distL="0" distR="0">
            <wp:extent cx="3650766" cy="2714783"/>
            <wp:effectExtent l="19050" t="0" r="6834"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651930" cy="2715649"/>
                    </a:xfrm>
                    <a:prstGeom prst="rect">
                      <a:avLst/>
                    </a:prstGeom>
                    <a:noFill/>
                    <a:ln w="9525">
                      <a:noFill/>
                      <a:miter lim="800000"/>
                      <a:headEnd/>
                      <a:tailEnd/>
                    </a:ln>
                  </pic:spPr>
                </pic:pic>
              </a:graphicData>
            </a:graphic>
          </wp:inline>
        </w:drawing>
      </w:r>
    </w:p>
    <w:p w:rsidR="00FE6502" w:rsidRPr="00C03A67" w:rsidRDefault="00FE6502" w:rsidP="00FE6502">
      <w:pPr>
        <w:pStyle w:val="Caption"/>
      </w:pPr>
      <w:bookmarkStart w:id="19" w:name="_Toc358720725"/>
      <w:r w:rsidRPr="00C03A67">
        <w:t xml:space="preserve">Figure </w:t>
      </w:r>
      <w:r w:rsidR="000E487C">
        <w:fldChar w:fldCharType="begin"/>
      </w:r>
      <w:r w:rsidR="00763415">
        <w:instrText xml:space="preserve"> SEQ Figure \* ARABIC </w:instrText>
      </w:r>
      <w:r w:rsidR="000E487C">
        <w:fldChar w:fldCharType="separate"/>
      </w:r>
      <w:r w:rsidR="0084104E">
        <w:rPr>
          <w:noProof/>
        </w:rPr>
        <w:t>5</w:t>
      </w:r>
      <w:r w:rsidR="000E487C">
        <w:fldChar w:fldCharType="end"/>
      </w:r>
      <w:r w:rsidR="00DF72F3">
        <w:t>:</w:t>
      </w:r>
      <w:r w:rsidRPr="00C03A67">
        <w:t xml:space="preserve"> Dynamically allocated disk space will allow the image to grow as new data is imported into NGDS</w:t>
      </w:r>
      <w:bookmarkEnd w:id="19"/>
    </w:p>
    <w:p w:rsidR="00FE6502" w:rsidRPr="00C03A67" w:rsidRDefault="00FE6502" w:rsidP="00FE6502"/>
    <w:p w:rsidR="008D1A36" w:rsidRPr="00C03A67" w:rsidRDefault="008D1A36" w:rsidP="008D1A36">
      <w:pPr>
        <w:keepNext/>
        <w:jc w:val="center"/>
      </w:pPr>
      <w:r w:rsidRPr="00C03A67">
        <w:rPr>
          <w:noProof/>
        </w:rPr>
        <w:drawing>
          <wp:inline distT="0" distB="0" distL="0" distR="0">
            <wp:extent cx="3624903" cy="269555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629136" cy="2698699"/>
                    </a:xfrm>
                    <a:prstGeom prst="rect">
                      <a:avLst/>
                    </a:prstGeom>
                    <a:noFill/>
                    <a:ln w="9525">
                      <a:noFill/>
                      <a:miter lim="800000"/>
                      <a:headEnd/>
                      <a:tailEnd/>
                    </a:ln>
                  </pic:spPr>
                </pic:pic>
              </a:graphicData>
            </a:graphic>
          </wp:inline>
        </w:drawing>
      </w:r>
    </w:p>
    <w:p w:rsidR="008D1A36" w:rsidRPr="00C03A67" w:rsidRDefault="008D1A36" w:rsidP="008D1A36">
      <w:pPr>
        <w:pStyle w:val="Caption"/>
      </w:pPr>
      <w:bookmarkStart w:id="20" w:name="_Toc358720726"/>
      <w:r w:rsidRPr="00C03A67">
        <w:t xml:space="preserve">Figure </w:t>
      </w:r>
      <w:fldSimple w:instr=" SEQ Figure \* ARABIC ">
        <w:r w:rsidR="0084104E">
          <w:rPr>
            <w:noProof/>
          </w:rPr>
          <w:t>6</w:t>
        </w:r>
      </w:fldSimple>
      <w:r w:rsidR="00DF72F3">
        <w:t>:</w:t>
      </w:r>
      <w:r w:rsidRPr="00C03A67">
        <w:t xml:space="preserve"> Configure the hard drive size. We recommend large values, based on the amount of data the node should store.</w:t>
      </w:r>
      <w:bookmarkEnd w:id="20"/>
    </w:p>
    <w:p w:rsidR="00246A0D" w:rsidRPr="00C03A67" w:rsidRDefault="008D1A36" w:rsidP="00246A0D">
      <w:pPr>
        <w:pStyle w:val="Heading3"/>
        <w:numPr>
          <w:ilvl w:val="0"/>
          <w:numId w:val="0"/>
        </w:numPr>
        <w:jc w:val="center"/>
      </w:pPr>
      <w:r w:rsidRPr="00C03A67">
        <w:rPr>
          <w:b w:val="0"/>
          <w:bCs w:val="0"/>
          <w:noProof/>
        </w:rPr>
        <w:lastRenderedPageBreak/>
        <w:drawing>
          <wp:inline distT="0" distB="0" distL="0" distR="0">
            <wp:extent cx="4580246" cy="359930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583324" cy="3601721"/>
                    </a:xfrm>
                    <a:prstGeom prst="rect">
                      <a:avLst/>
                    </a:prstGeom>
                    <a:noFill/>
                    <a:ln w="9525">
                      <a:noFill/>
                      <a:miter lim="800000"/>
                      <a:headEnd/>
                      <a:tailEnd/>
                    </a:ln>
                  </pic:spPr>
                </pic:pic>
              </a:graphicData>
            </a:graphic>
          </wp:inline>
        </w:drawing>
      </w:r>
    </w:p>
    <w:p w:rsidR="00246A0D" w:rsidRPr="00AA219D" w:rsidRDefault="00246A0D" w:rsidP="00246A0D">
      <w:pPr>
        <w:pStyle w:val="Caption"/>
        <w:rPr>
          <w:lang w:val="fr-FR"/>
        </w:rPr>
      </w:pPr>
      <w:bookmarkStart w:id="21" w:name="_Toc358720727"/>
      <w:r w:rsidRPr="00AA219D">
        <w:rPr>
          <w:lang w:val="fr-FR"/>
        </w:rPr>
        <w:t xml:space="preserve">Figure </w:t>
      </w:r>
      <w:r w:rsidR="000E487C">
        <w:fldChar w:fldCharType="begin"/>
      </w:r>
      <w:r w:rsidR="00763415" w:rsidRPr="00AA219D">
        <w:rPr>
          <w:lang w:val="fr-FR"/>
        </w:rPr>
        <w:instrText xml:space="preserve"> SEQ Figure \* ARABIC </w:instrText>
      </w:r>
      <w:r w:rsidR="000E487C">
        <w:fldChar w:fldCharType="separate"/>
      </w:r>
      <w:r w:rsidR="0084104E" w:rsidRPr="00AA219D">
        <w:rPr>
          <w:noProof/>
          <w:lang w:val="fr-FR"/>
        </w:rPr>
        <w:t>7</w:t>
      </w:r>
      <w:r w:rsidR="000E487C">
        <w:fldChar w:fldCharType="end"/>
      </w:r>
      <w:r w:rsidRPr="00AA219D">
        <w:rPr>
          <w:lang w:val="fr-FR"/>
        </w:rPr>
        <w:t xml:space="preserve"> Oracle VM Linux machine configuration</w:t>
      </w:r>
      <w:bookmarkEnd w:id="21"/>
    </w:p>
    <w:p w:rsidR="00F87576" w:rsidRPr="00AA219D" w:rsidRDefault="00F87576" w:rsidP="00F87576">
      <w:pPr>
        <w:rPr>
          <w:lang w:val="fr-FR"/>
        </w:rPr>
      </w:pPr>
    </w:p>
    <w:p w:rsidR="00F87576" w:rsidRPr="00C03A67" w:rsidRDefault="00F87576" w:rsidP="00F87576">
      <w:pPr>
        <w:pStyle w:val="Heading3"/>
      </w:pPr>
      <w:bookmarkStart w:id="22" w:name="_Toc362454646"/>
      <w:r w:rsidRPr="00C03A67">
        <w:t>Configure the new VM</w:t>
      </w:r>
      <w:bookmarkEnd w:id="22"/>
    </w:p>
    <w:p w:rsidR="00F87576" w:rsidRPr="00C03A67" w:rsidRDefault="00F87576" w:rsidP="00F87576"/>
    <w:p w:rsidR="00F87576" w:rsidRPr="00C03A67" w:rsidRDefault="00F87576" w:rsidP="00F87576">
      <w:pPr>
        <w:keepNext/>
        <w:jc w:val="center"/>
      </w:pPr>
      <w:r w:rsidRPr="00C03A67">
        <w:rPr>
          <w:noProof/>
        </w:rPr>
        <w:lastRenderedPageBreak/>
        <w:drawing>
          <wp:inline distT="0" distB="0" distL="0" distR="0">
            <wp:extent cx="4242052" cy="3166280"/>
            <wp:effectExtent l="19050" t="0" r="6098"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4242816" cy="3166850"/>
                    </a:xfrm>
                    <a:prstGeom prst="rect">
                      <a:avLst/>
                    </a:prstGeom>
                    <a:noFill/>
                    <a:ln w="9525">
                      <a:noFill/>
                      <a:miter lim="800000"/>
                      <a:headEnd/>
                      <a:tailEnd/>
                    </a:ln>
                  </pic:spPr>
                </pic:pic>
              </a:graphicData>
            </a:graphic>
          </wp:inline>
        </w:drawing>
      </w:r>
    </w:p>
    <w:p w:rsidR="00F87576" w:rsidRPr="00C03A67" w:rsidRDefault="00F87576" w:rsidP="00F87576">
      <w:pPr>
        <w:pStyle w:val="Caption"/>
      </w:pPr>
      <w:bookmarkStart w:id="23" w:name="_Toc358720728"/>
      <w:r w:rsidRPr="00C03A67">
        <w:t xml:space="preserve">Figure </w:t>
      </w:r>
      <w:fldSimple w:instr=" SEQ Figure \* ARABIC ">
        <w:r w:rsidR="0084104E">
          <w:rPr>
            <w:noProof/>
          </w:rPr>
          <w:t>8</w:t>
        </w:r>
      </w:fldSimple>
      <w:r w:rsidRPr="00C03A67">
        <w:t xml:space="preserve"> </w:t>
      </w:r>
      <w:proofErr w:type="gramStart"/>
      <w:r w:rsidRPr="00C03A67">
        <w:t>You</w:t>
      </w:r>
      <w:proofErr w:type="gramEnd"/>
      <w:r w:rsidRPr="00C03A67">
        <w:t xml:space="preserve"> may wish to enable the shared clipboard</w:t>
      </w:r>
      <w:bookmarkEnd w:id="23"/>
    </w:p>
    <w:p w:rsidR="00F87576" w:rsidRPr="00C03A67" w:rsidRDefault="00F87576" w:rsidP="00F87576"/>
    <w:p w:rsidR="00246A0D" w:rsidRPr="00C03A67" w:rsidRDefault="008D1A36" w:rsidP="00246A0D">
      <w:r w:rsidRPr="00C03A67">
        <w:t xml:space="preserve">Now that the NGDS virtual machine is created, we have </w:t>
      </w:r>
      <w:r w:rsidR="009A46B4" w:rsidRPr="00C03A67">
        <w:t>can</w:t>
      </w:r>
      <w:r w:rsidRPr="00C03A67">
        <w:t xml:space="preserve"> install </w:t>
      </w:r>
      <w:r w:rsidR="009A46B4" w:rsidRPr="00C03A67">
        <w:t xml:space="preserve">an existing </w:t>
      </w:r>
      <w:r w:rsidRPr="00C03A67">
        <w:t>Linux</w:t>
      </w:r>
      <w:r w:rsidR="009A46B4" w:rsidRPr="00C03A67">
        <w:t xml:space="preserve"> distribution</w:t>
      </w:r>
      <w:r w:rsidR="00246A0D" w:rsidRPr="00C03A67">
        <w:t>.</w:t>
      </w:r>
    </w:p>
    <w:p w:rsidR="00246A0D" w:rsidRPr="00C03A67" w:rsidRDefault="00246A0D" w:rsidP="00246A0D">
      <w:pPr>
        <w:pStyle w:val="Heading3"/>
      </w:pPr>
      <w:bookmarkStart w:id="24" w:name="_Toc332018485"/>
      <w:bookmarkStart w:id="25" w:name="_Toc362454647"/>
      <w:r w:rsidRPr="00C03A67">
        <w:t>Mount the Linux installation .ISO file in the VM before it starts</w:t>
      </w:r>
      <w:bookmarkEnd w:id="24"/>
      <w:bookmarkEnd w:id="25"/>
    </w:p>
    <w:p w:rsidR="009A46B4" w:rsidRPr="00C03A67" w:rsidRDefault="009A46B4" w:rsidP="00570E31">
      <w:r w:rsidRPr="00C03A67">
        <w:t xml:space="preserve">After downloading </w:t>
      </w:r>
      <w:proofErr w:type="gramStart"/>
      <w:r w:rsidRPr="00C03A67">
        <w:t>a</w:t>
      </w:r>
      <w:proofErr w:type="gramEnd"/>
      <w:r w:rsidRPr="00C03A67">
        <w:t xml:space="preserve"> .ISO image as described in </w:t>
      </w:r>
      <w:r w:rsidR="000E487C" w:rsidRPr="00C03A67">
        <w:fldChar w:fldCharType="begin"/>
      </w:r>
      <w:r w:rsidRPr="00C03A67">
        <w:instrText xml:space="preserve"> REF _Ref357505161 \r \h </w:instrText>
      </w:r>
      <w:r w:rsidR="000E487C" w:rsidRPr="00C03A67">
        <w:fldChar w:fldCharType="separate"/>
      </w:r>
      <w:r w:rsidRPr="00C03A67">
        <w:t>2.2.2</w:t>
      </w:r>
      <w:r w:rsidR="000E487C" w:rsidRPr="00C03A67">
        <w:fldChar w:fldCharType="end"/>
      </w:r>
      <w:r w:rsidRPr="00C03A67">
        <w:t>, we mount it and boot it up in our VM.</w:t>
      </w:r>
    </w:p>
    <w:p w:rsidR="00570E31" w:rsidRPr="00C03A67" w:rsidRDefault="000D6CC7" w:rsidP="00570E31">
      <w:r w:rsidRPr="00C03A67">
        <w:t>The ISO image contains the installation CD of the Linux OS to be installed in the VM created in the previous step.</w:t>
      </w:r>
    </w:p>
    <w:p w:rsidR="008D1A36" w:rsidRPr="00C03A67" w:rsidRDefault="008D1A36" w:rsidP="00570E31">
      <w:r w:rsidRPr="00C03A67">
        <w:t>Click on the recently created image, then on settings in the toolbar. A dialog box will show up. Select the storage tab on the left</w:t>
      </w:r>
      <w:r w:rsidR="009A46B4" w:rsidRPr="00C03A67">
        <w:t xml:space="preserve"> as shown in </w:t>
      </w:r>
      <w:r w:rsidR="000E487C" w:rsidRPr="00C03A67">
        <w:fldChar w:fldCharType="begin"/>
      </w:r>
      <w:r w:rsidR="009A46B4" w:rsidRPr="00C03A67">
        <w:instrText xml:space="preserve"> REF _Ref357505078 \h </w:instrText>
      </w:r>
      <w:r w:rsidR="000E487C" w:rsidRPr="00C03A67">
        <w:fldChar w:fldCharType="separate"/>
      </w:r>
      <w:r w:rsidR="009A46B4" w:rsidRPr="00C03A67">
        <w:t>Figure 8</w:t>
      </w:r>
      <w:r w:rsidR="000E487C" w:rsidRPr="00C03A67">
        <w:fldChar w:fldCharType="end"/>
      </w:r>
      <w:r w:rsidRPr="00C03A67">
        <w:t>.</w:t>
      </w:r>
      <w:r w:rsidR="009A46B4" w:rsidRPr="00C03A67">
        <w:t xml:space="preserve"> Select the .</w:t>
      </w:r>
      <w:proofErr w:type="spellStart"/>
      <w:r w:rsidR="009A46B4" w:rsidRPr="00C03A67">
        <w:t>iso</w:t>
      </w:r>
      <w:proofErr w:type="spellEnd"/>
      <w:r w:rsidR="009A46B4" w:rsidRPr="00C03A67">
        <w:t xml:space="preserve"> file by clicking on the DVD icon on the right side of CD/DVD drive drop down menu.</w:t>
      </w:r>
    </w:p>
    <w:p w:rsidR="00246A0D" w:rsidRPr="00C03A67" w:rsidRDefault="00246A0D" w:rsidP="00246A0D">
      <w:pPr>
        <w:keepNext/>
        <w:jc w:val="center"/>
      </w:pPr>
      <w:r w:rsidRPr="00C03A67">
        <w:rPr>
          <w:noProof/>
        </w:rPr>
        <w:lastRenderedPageBreak/>
        <w:drawing>
          <wp:inline distT="0" distB="0" distL="0" distR="0">
            <wp:extent cx="3968874" cy="2961564"/>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970355" cy="2962669"/>
                    </a:xfrm>
                    <a:prstGeom prst="rect">
                      <a:avLst/>
                    </a:prstGeom>
                    <a:noFill/>
                    <a:ln w="9525">
                      <a:noFill/>
                      <a:miter lim="800000"/>
                      <a:headEnd/>
                      <a:tailEnd/>
                    </a:ln>
                  </pic:spPr>
                </pic:pic>
              </a:graphicData>
            </a:graphic>
          </wp:inline>
        </w:drawing>
      </w:r>
    </w:p>
    <w:p w:rsidR="00246A0D" w:rsidRPr="00C03A67" w:rsidRDefault="00246A0D" w:rsidP="00246A0D">
      <w:pPr>
        <w:pStyle w:val="Caption"/>
      </w:pPr>
      <w:bookmarkStart w:id="26" w:name="_Ref357505078"/>
      <w:bookmarkStart w:id="27" w:name="_Toc358720729"/>
      <w:r w:rsidRPr="00C03A67">
        <w:t xml:space="preserve">Figure </w:t>
      </w:r>
      <w:fldSimple w:instr=" SEQ Figure \* ARABIC ">
        <w:r w:rsidR="0084104E">
          <w:rPr>
            <w:noProof/>
          </w:rPr>
          <w:t>9</w:t>
        </w:r>
      </w:fldSimple>
      <w:bookmarkEnd w:id="26"/>
      <w:r w:rsidRPr="00C03A67">
        <w:t xml:space="preserve"> Mounting ISO image in the Linux VM</w:t>
      </w:r>
      <w:bookmarkEnd w:id="27"/>
    </w:p>
    <w:p w:rsidR="009A46B4" w:rsidRPr="00C03A67" w:rsidRDefault="009A46B4" w:rsidP="00246A0D">
      <w:r w:rsidRPr="00C03A67">
        <w:t>Start the VM.</w:t>
      </w:r>
    </w:p>
    <w:p w:rsidR="00246A0D" w:rsidRPr="00C03A67" w:rsidRDefault="00246A0D" w:rsidP="00246A0D">
      <w:r w:rsidRPr="00C03A67">
        <w:t>The first time the VM starts, the .</w:t>
      </w:r>
      <w:proofErr w:type="spellStart"/>
      <w:r w:rsidRPr="00C03A67">
        <w:t>iso</w:t>
      </w:r>
      <w:proofErr w:type="spellEnd"/>
      <w:r w:rsidRPr="00C03A67">
        <w:t xml:space="preserve"> image will be mounted and Linux </w:t>
      </w:r>
      <w:proofErr w:type="spellStart"/>
      <w:r w:rsidRPr="00C03A67">
        <w:t>Ubuntu</w:t>
      </w:r>
      <w:proofErr w:type="spellEnd"/>
      <w:r w:rsidRPr="00C03A67">
        <w:t xml:space="preserve"> installation </w:t>
      </w:r>
      <w:r w:rsidR="009A46B4" w:rsidRPr="00C03A67">
        <w:t>prompt will come up</w:t>
      </w:r>
      <w:r w:rsidRPr="00C03A67">
        <w:t>.</w:t>
      </w:r>
    </w:p>
    <w:p w:rsidR="00246A0D" w:rsidRPr="00C03A67" w:rsidRDefault="00246A0D" w:rsidP="00246A0D">
      <w:pPr>
        <w:pStyle w:val="Heading3"/>
      </w:pPr>
      <w:bookmarkStart w:id="28" w:name="_Toc332018486"/>
      <w:bookmarkStart w:id="29" w:name="_Toc362454648"/>
      <w:r w:rsidRPr="00C03A67">
        <w:t xml:space="preserve">Finally, install Linux </w:t>
      </w:r>
      <w:proofErr w:type="spellStart"/>
      <w:r w:rsidRPr="00C03A67">
        <w:t>Ubuntu</w:t>
      </w:r>
      <w:proofErr w:type="spellEnd"/>
      <w:r w:rsidRPr="00C03A67">
        <w:t xml:space="preserve"> 12.04</w:t>
      </w:r>
      <w:bookmarkEnd w:id="28"/>
      <w:bookmarkEnd w:id="29"/>
    </w:p>
    <w:p w:rsidR="00246A0D" w:rsidRPr="00C03A67" w:rsidRDefault="00246A0D" w:rsidP="00246A0D"/>
    <w:p w:rsidR="00246A0D" w:rsidRPr="00C03A67" w:rsidRDefault="00246A0D" w:rsidP="00246A0D">
      <w:pPr>
        <w:keepNext/>
        <w:jc w:val="center"/>
      </w:pPr>
      <w:r w:rsidRPr="00C03A67">
        <w:rPr>
          <w:noProof/>
        </w:rPr>
        <w:lastRenderedPageBreak/>
        <w:drawing>
          <wp:inline distT="0" distB="0" distL="0" distR="0">
            <wp:extent cx="4824095" cy="3928477"/>
            <wp:effectExtent l="19050" t="0" r="0"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4824095" cy="3928477"/>
                    </a:xfrm>
                    <a:prstGeom prst="rect">
                      <a:avLst/>
                    </a:prstGeom>
                    <a:noFill/>
                    <a:ln w="9525">
                      <a:noFill/>
                      <a:miter lim="800000"/>
                      <a:headEnd/>
                      <a:tailEnd/>
                    </a:ln>
                  </pic:spPr>
                </pic:pic>
              </a:graphicData>
            </a:graphic>
          </wp:inline>
        </w:drawing>
      </w:r>
    </w:p>
    <w:p w:rsidR="00246A0D" w:rsidRPr="00C03A67" w:rsidRDefault="00246A0D" w:rsidP="00246A0D">
      <w:pPr>
        <w:pStyle w:val="Caption"/>
      </w:pPr>
      <w:bookmarkStart w:id="30" w:name="_Toc358720730"/>
      <w:r w:rsidRPr="00C03A67">
        <w:t xml:space="preserve">Figure </w:t>
      </w:r>
      <w:fldSimple w:instr=" SEQ Figure \* ARABIC ">
        <w:r w:rsidR="0084104E">
          <w:rPr>
            <w:noProof/>
          </w:rPr>
          <w:t>10</w:t>
        </w:r>
      </w:fldSimple>
      <w:r w:rsidRPr="00C03A67">
        <w:t xml:space="preserve"> Linux </w:t>
      </w:r>
      <w:proofErr w:type="spellStart"/>
      <w:r w:rsidRPr="00C03A67">
        <w:t>Ubuntu</w:t>
      </w:r>
      <w:proofErr w:type="spellEnd"/>
      <w:r w:rsidRPr="00C03A67">
        <w:t xml:space="preserve"> installation screen</w:t>
      </w:r>
      <w:bookmarkEnd w:id="30"/>
    </w:p>
    <w:p w:rsidR="00246A0D" w:rsidRPr="00C03A67" w:rsidRDefault="00246A0D" w:rsidP="00246A0D">
      <w:r w:rsidRPr="00C03A67">
        <w:t xml:space="preserve">Click </w:t>
      </w:r>
      <w:r w:rsidR="00ED7E3B" w:rsidRPr="00C03A67">
        <w:t>on “I</w:t>
      </w:r>
      <w:r w:rsidRPr="00C03A67">
        <w:t xml:space="preserve">nstall </w:t>
      </w:r>
      <w:proofErr w:type="spellStart"/>
      <w:r w:rsidRPr="00C03A67">
        <w:t>Ubuntu</w:t>
      </w:r>
      <w:proofErr w:type="spellEnd"/>
      <w:r w:rsidR="00ED7E3B" w:rsidRPr="00C03A67">
        <w:t>” button</w:t>
      </w:r>
      <w:r w:rsidRPr="00C03A67">
        <w:t xml:space="preserve"> and follow the installation procedure.</w:t>
      </w:r>
      <w:r w:rsidR="009A46B4" w:rsidRPr="00C03A67">
        <w:t xml:space="preserve"> Default installation parameters </w:t>
      </w:r>
      <w:r w:rsidR="00ED7E3B" w:rsidRPr="00C03A67">
        <w:t>will</w:t>
      </w:r>
      <w:r w:rsidR="009A46B4" w:rsidRPr="00C03A67">
        <w:t xml:space="preserve"> suffice.</w:t>
      </w:r>
      <w:r w:rsidR="00ED7E3B" w:rsidRPr="00C03A67">
        <w:t xml:space="preserve"> </w:t>
      </w:r>
    </w:p>
    <w:p w:rsidR="00467BD0" w:rsidRPr="00C03A67" w:rsidRDefault="00467BD0" w:rsidP="00246A0D"/>
    <w:p w:rsidR="00467BD0" w:rsidRPr="00C03A67" w:rsidRDefault="00D94CA7" w:rsidP="00246A0D">
      <w:r w:rsidRPr="00C03A67">
        <w:t>Create a regular user and password to use during setup and administration of the node.</w:t>
      </w:r>
    </w:p>
    <w:p w:rsidR="00437C16" w:rsidRPr="00C03A67" w:rsidRDefault="00437C16" w:rsidP="00246A0D"/>
    <w:p w:rsidR="006B25DE" w:rsidRPr="00C03A67" w:rsidRDefault="006B25DE" w:rsidP="00246A0D">
      <w:r w:rsidRPr="00C03A67">
        <w:t>After the installation is over, restart and log-in to the new VM.</w:t>
      </w:r>
    </w:p>
    <w:p w:rsidR="001E3AE6" w:rsidRPr="00C03A67" w:rsidRDefault="001E3AE6" w:rsidP="00246A0D"/>
    <w:p w:rsidR="00F87576" w:rsidRPr="00C03A67" w:rsidRDefault="00F87576" w:rsidP="00F87576">
      <w:pPr>
        <w:keepNext/>
        <w:jc w:val="center"/>
      </w:pPr>
      <w:r w:rsidRPr="00C03A67">
        <w:rPr>
          <w:noProof/>
        </w:rPr>
        <w:lastRenderedPageBreak/>
        <w:drawing>
          <wp:inline distT="0" distB="0" distL="0" distR="0">
            <wp:extent cx="4675780" cy="38257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4674662" cy="3824860"/>
                    </a:xfrm>
                    <a:prstGeom prst="rect">
                      <a:avLst/>
                    </a:prstGeom>
                    <a:noFill/>
                    <a:ln w="9525">
                      <a:noFill/>
                      <a:miter lim="800000"/>
                      <a:headEnd/>
                      <a:tailEnd/>
                    </a:ln>
                  </pic:spPr>
                </pic:pic>
              </a:graphicData>
            </a:graphic>
          </wp:inline>
        </w:drawing>
      </w:r>
    </w:p>
    <w:p w:rsidR="00F87576" w:rsidRPr="00C03A67" w:rsidRDefault="00F87576" w:rsidP="00F87576">
      <w:pPr>
        <w:pStyle w:val="Caption"/>
      </w:pPr>
      <w:bookmarkStart w:id="31" w:name="_Toc358720731"/>
      <w:r w:rsidRPr="00C03A67">
        <w:t xml:space="preserve">Figure </w:t>
      </w:r>
      <w:fldSimple w:instr=" SEQ Figure \* ARABIC ">
        <w:r w:rsidR="0084104E">
          <w:rPr>
            <w:noProof/>
          </w:rPr>
          <w:t>11</w:t>
        </w:r>
      </w:fldSimple>
      <w:r w:rsidRPr="00C03A67">
        <w:t xml:space="preserve"> Login for the new VM</w:t>
      </w:r>
      <w:bookmarkEnd w:id="31"/>
    </w:p>
    <w:p w:rsidR="00F87576" w:rsidRPr="00C03A67" w:rsidRDefault="00F87576" w:rsidP="00246A0D"/>
    <w:p w:rsidR="00F87576" w:rsidRPr="00C03A67" w:rsidRDefault="00F87576" w:rsidP="00246A0D">
      <w:r w:rsidRPr="00C03A67">
        <w:t xml:space="preserve">In our example, we use the login: </w:t>
      </w:r>
      <w:proofErr w:type="spellStart"/>
      <w:r w:rsidRPr="00C03A67">
        <w:t>ngds</w:t>
      </w:r>
      <w:proofErr w:type="spellEnd"/>
      <w:r w:rsidRPr="00C03A67">
        <w:t xml:space="preserve"> and password: </w:t>
      </w:r>
      <w:proofErr w:type="spellStart"/>
      <w:r w:rsidRPr="00C03A67">
        <w:t>ngds</w:t>
      </w:r>
      <w:proofErr w:type="spellEnd"/>
      <w:r w:rsidRPr="00C03A67">
        <w:t>.</w:t>
      </w:r>
    </w:p>
    <w:p w:rsidR="005D5370" w:rsidRPr="00C03A67" w:rsidRDefault="005D5370" w:rsidP="00246A0D">
      <w:r w:rsidRPr="00C03A67">
        <w:t>We also recommend the installation of the VM guest additions.</w:t>
      </w:r>
    </w:p>
    <w:p w:rsidR="005D5370" w:rsidRPr="00C03A67" w:rsidRDefault="005D5370" w:rsidP="00246A0D"/>
    <w:p w:rsidR="005D5370" w:rsidRPr="00C03A67" w:rsidRDefault="005D5370" w:rsidP="005D5370">
      <w:pPr>
        <w:keepNext/>
        <w:jc w:val="center"/>
      </w:pPr>
      <w:r w:rsidRPr="00C03A67">
        <w:rPr>
          <w:noProof/>
        </w:rPr>
        <w:lastRenderedPageBreak/>
        <w:drawing>
          <wp:inline distT="0" distB="0" distL="0" distR="0">
            <wp:extent cx="4539302" cy="370420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4538216" cy="3703320"/>
                    </a:xfrm>
                    <a:prstGeom prst="rect">
                      <a:avLst/>
                    </a:prstGeom>
                    <a:noFill/>
                    <a:ln w="9525">
                      <a:noFill/>
                      <a:miter lim="800000"/>
                      <a:headEnd/>
                      <a:tailEnd/>
                    </a:ln>
                  </pic:spPr>
                </pic:pic>
              </a:graphicData>
            </a:graphic>
          </wp:inline>
        </w:drawing>
      </w:r>
    </w:p>
    <w:p w:rsidR="005D5370" w:rsidRPr="00C03A67" w:rsidRDefault="005D5370" w:rsidP="005D5370">
      <w:pPr>
        <w:pStyle w:val="Caption"/>
      </w:pPr>
      <w:bookmarkStart w:id="32" w:name="_Toc358720732"/>
      <w:r w:rsidRPr="00C03A67">
        <w:t xml:space="preserve">Figure </w:t>
      </w:r>
      <w:fldSimple w:instr=" SEQ Figure \* ARABIC ">
        <w:r w:rsidR="0084104E">
          <w:rPr>
            <w:noProof/>
          </w:rPr>
          <w:t>12</w:t>
        </w:r>
      </w:fldSimple>
      <w:r w:rsidRPr="00C03A67">
        <w:t xml:space="preserve"> Installing guest additions</w:t>
      </w:r>
      <w:bookmarkEnd w:id="32"/>
    </w:p>
    <w:p w:rsidR="005D5370" w:rsidRPr="00C03A67" w:rsidRDefault="005D5370" w:rsidP="00246A0D"/>
    <w:p w:rsidR="001E3AE6" w:rsidRPr="00C03A67" w:rsidRDefault="001E3AE6" w:rsidP="001E3AE6">
      <w:pPr>
        <w:pStyle w:val="Heading1"/>
        <w:pageBreakBefore/>
        <w:tabs>
          <w:tab w:val="clear" w:pos="432"/>
          <w:tab w:val="num" w:pos="720"/>
        </w:tabs>
        <w:spacing w:before="0" w:after="120" w:line="420" w:lineRule="atLeast"/>
        <w:ind w:left="360" w:hanging="360"/>
      </w:pPr>
      <w:bookmarkStart w:id="33" w:name="_Ref359833839"/>
      <w:bookmarkStart w:id="34" w:name="_Toc362454649"/>
      <w:r w:rsidRPr="00C03A67">
        <w:lastRenderedPageBreak/>
        <w:t xml:space="preserve">Configuring </w:t>
      </w:r>
      <w:r w:rsidR="00B07DC6">
        <w:t xml:space="preserve">if </w:t>
      </w:r>
      <w:r w:rsidR="00B07DC6" w:rsidRPr="00C03A67">
        <w:t>behind</w:t>
      </w:r>
      <w:r w:rsidRPr="00C03A67">
        <w:t xml:space="preserve"> a </w:t>
      </w:r>
      <w:r w:rsidR="009607F7">
        <w:t>c</w:t>
      </w:r>
      <w:r w:rsidR="0062086E" w:rsidRPr="00C03A67">
        <w:t xml:space="preserve">orporate </w:t>
      </w:r>
      <w:r w:rsidR="009607F7">
        <w:t>f</w:t>
      </w:r>
      <w:r w:rsidRPr="00C03A67">
        <w:t>irewall</w:t>
      </w:r>
      <w:r w:rsidR="004E54E5">
        <w:t xml:space="preserve"> (OPTIONAL)</w:t>
      </w:r>
      <w:bookmarkEnd w:id="33"/>
      <w:bookmarkEnd w:id="34"/>
    </w:p>
    <w:p w:rsidR="001E3AE6" w:rsidRPr="00C03A67" w:rsidRDefault="001E3AE6" w:rsidP="00246A0D">
      <w:r w:rsidRPr="00C03A67">
        <w:t>If you are behind a corporate firewall, you may not have immediate Internet access. Internet connectivity is required in order to install Python and Linux packages as will be discussed in the next section.</w:t>
      </w:r>
    </w:p>
    <w:p w:rsidR="001E3AE6" w:rsidRPr="00C03A67" w:rsidRDefault="001E3AE6" w:rsidP="00246A0D">
      <w:r w:rsidRPr="00C03A67">
        <w:t>This section discusses how t</w:t>
      </w:r>
      <w:r w:rsidR="00AA219D">
        <w:t>o configure the proxy within CT RTC</w:t>
      </w:r>
      <w:r w:rsidRPr="00C03A67">
        <w:t>.</w:t>
      </w:r>
    </w:p>
    <w:p w:rsidR="001E3AE6" w:rsidRPr="00C03A67" w:rsidRDefault="001E3AE6" w:rsidP="00246A0D"/>
    <w:p w:rsidR="001E3AE6" w:rsidRPr="00C03A67" w:rsidRDefault="001E3AE6" w:rsidP="001E3AE6">
      <w:pPr>
        <w:pStyle w:val="Heading2"/>
        <w:keepLines/>
        <w:tabs>
          <w:tab w:val="clear" w:pos="576"/>
          <w:tab w:val="num" w:pos="1080"/>
        </w:tabs>
        <w:spacing w:before="0" w:after="230" w:line="370" w:lineRule="atLeast"/>
        <w:ind w:left="432" w:hanging="432"/>
      </w:pPr>
      <w:bookmarkStart w:id="35" w:name="_Toc362454650"/>
      <w:r w:rsidRPr="00C03A67">
        <w:t>Install CNTLM</w:t>
      </w:r>
      <w:bookmarkEnd w:id="35"/>
    </w:p>
    <w:p w:rsidR="001E3AE6" w:rsidRPr="00C03A67" w:rsidRDefault="0062086E" w:rsidP="00246A0D">
      <w:r w:rsidRPr="00C03A67">
        <w:t xml:space="preserve">CNTLM is a proxy that authenticates the user with a log-in and password, which is a typical requirement for corporate firewalls. </w:t>
      </w:r>
      <w:r w:rsidR="00772002" w:rsidRPr="00C03A67">
        <w:t>If you are not behind a firewall that requires authentication, you can skip this step.</w:t>
      </w:r>
    </w:p>
    <w:p w:rsidR="0062086E" w:rsidRPr="00C03A67" w:rsidRDefault="0062086E" w:rsidP="00246A0D">
      <w:r w:rsidRPr="00C03A67">
        <w:t xml:space="preserve">You can download the windows version of CNTLM at: </w:t>
      </w:r>
      <w:hyperlink r:id="rId30" w:history="1">
        <w:r w:rsidRPr="00C03A67">
          <w:rPr>
            <w:rStyle w:val="Hyperlink"/>
          </w:rPr>
          <w:t>http://cntlm.sourceforge.net/</w:t>
        </w:r>
      </w:hyperlink>
    </w:p>
    <w:p w:rsidR="0062086E" w:rsidRPr="00C03A67" w:rsidRDefault="0062086E" w:rsidP="00246A0D">
      <w:r w:rsidRPr="00C03A67">
        <w:t xml:space="preserve">Install it in your computer, for example at </w:t>
      </w:r>
      <w:r w:rsidR="00F87576" w:rsidRPr="00C03A67">
        <w:rPr>
          <w:u w:val="single"/>
        </w:rPr>
        <w:t>C</w:t>
      </w:r>
      <w:r w:rsidRPr="00C03A67">
        <w:rPr>
          <w:u w:val="single"/>
        </w:rPr>
        <w:t>:\Program Files\</w:t>
      </w:r>
      <w:proofErr w:type="spellStart"/>
      <w:r w:rsidRPr="00C03A67">
        <w:rPr>
          <w:u w:val="single"/>
        </w:rPr>
        <w:t>Cntlm</w:t>
      </w:r>
      <w:proofErr w:type="spellEnd"/>
      <w:r w:rsidRPr="00C03A67">
        <w:t xml:space="preserve"> and configure the </w:t>
      </w:r>
      <w:r w:rsidRPr="00C03A67">
        <w:rPr>
          <w:u w:val="single"/>
        </w:rPr>
        <w:t>cntlm.ini</w:t>
      </w:r>
      <w:r w:rsidRPr="00C03A67">
        <w:t xml:space="preserve"> file content</w:t>
      </w:r>
      <w:r w:rsidR="00F87576" w:rsidRPr="00C03A67">
        <w:t xml:space="preserve"> with your log-in</w:t>
      </w:r>
      <w:r w:rsidR="00772002" w:rsidRPr="00C03A67">
        <w:t>, password</w:t>
      </w:r>
      <w:r w:rsidR="00F87576" w:rsidRPr="00C03A67">
        <w:t xml:space="preserve"> and corporate network proxy information</w:t>
      </w:r>
      <w:r w:rsidRPr="00C03A67">
        <w:t>. For example:</w:t>
      </w:r>
    </w:p>
    <w:p w:rsidR="0062086E" w:rsidRPr="00C03A67" w:rsidRDefault="0062086E" w:rsidP="00246A0D"/>
    <w:tbl>
      <w:tblPr>
        <w:tblStyle w:val="TableGrid"/>
        <w:tblW w:w="0" w:type="auto"/>
        <w:tblLook w:val="04A0"/>
      </w:tblPr>
      <w:tblGrid>
        <w:gridCol w:w="9576"/>
      </w:tblGrid>
      <w:tr w:rsidR="0062086E" w:rsidRPr="00C03A67" w:rsidTr="0062086E">
        <w:tc>
          <w:tcPr>
            <w:tcW w:w="9576" w:type="dxa"/>
            <w:shd w:val="pct5" w:color="auto" w:fill="auto"/>
          </w:tcPr>
          <w:p w:rsidR="0062086E" w:rsidRPr="00C03A67" w:rsidRDefault="0062086E" w:rsidP="0062086E">
            <w:pPr>
              <w:spacing w:after="0"/>
              <w:rPr>
                <w:rFonts w:ascii="Courier New" w:hAnsi="Courier New" w:cs="Courier New"/>
              </w:rPr>
            </w:pPr>
            <w:r w:rsidRPr="00C03A67">
              <w:rPr>
                <w:rFonts w:ascii="Courier New" w:hAnsi="Courier New" w:cs="Courier New"/>
              </w:rPr>
              <w:t>Username</w:t>
            </w:r>
            <w:r w:rsidRPr="00C03A67">
              <w:rPr>
                <w:rFonts w:ascii="Courier New" w:hAnsi="Courier New" w:cs="Courier New"/>
              </w:rPr>
              <w:tab/>
            </w:r>
            <w:proofErr w:type="spellStart"/>
            <w:r w:rsidRPr="00C03A67">
              <w:rPr>
                <w:rFonts w:ascii="Courier New" w:hAnsi="Courier New" w:cs="Courier New"/>
              </w:rPr>
              <w:t>your</w:t>
            </w:r>
            <w:r w:rsidR="00B23E27" w:rsidRPr="00C03A67">
              <w:rPr>
                <w:rFonts w:ascii="Courier New" w:hAnsi="Courier New" w:cs="Courier New"/>
              </w:rPr>
              <w:t>corporateproxy</w:t>
            </w:r>
            <w:r w:rsidRPr="00C03A67">
              <w:rPr>
                <w:rFonts w:ascii="Courier New" w:hAnsi="Courier New" w:cs="Courier New"/>
              </w:rPr>
              <w:t>usernamehere</w:t>
            </w:r>
            <w:proofErr w:type="spellEnd"/>
          </w:p>
          <w:p w:rsidR="0062086E" w:rsidRPr="00C03A67" w:rsidRDefault="0062086E" w:rsidP="0062086E">
            <w:pPr>
              <w:spacing w:after="0"/>
              <w:rPr>
                <w:rFonts w:ascii="Courier New" w:hAnsi="Courier New" w:cs="Courier New"/>
              </w:rPr>
            </w:pPr>
            <w:r w:rsidRPr="00C03A67">
              <w:rPr>
                <w:rFonts w:ascii="Courier New" w:hAnsi="Courier New" w:cs="Courier New"/>
              </w:rPr>
              <w:t>Domain</w:t>
            </w:r>
            <w:r w:rsidRPr="00C03A67">
              <w:rPr>
                <w:rFonts w:ascii="Courier New" w:hAnsi="Courier New" w:cs="Courier New"/>
              </w:rPr>
              <w:tab/>
              <w:t>us008</w:t>
            </w:r>
          </w:p>
          <w:p w:rsidR="0062086E" w:rsidRPr="00C03A67" w:rsidRDefault="0062086E" w:rsidP="0062086E">
            <w:pPr>
              <w:spacing w:after="0"/>
              <w:rPr>
                <w:rFonts w:ascii="Courier New" w:hAnsi="Courier New" w:cs="Courier New"/>
              </w:rPr>
            </w:pPr>
            <w:r w:rsidRPr="00C03A67">
              <w:rPr>
                <w:rFonts w:ascii="Courier New" w:hAnsi="Courier New" w:cs="Courier New"/>
              </w:rPr>
              <w:t>Password</w:t>
            </w:r>
            <w:r w:rsidRPr="00C03A67">
              <w:rPr>
                <w:rFonts w:ascii="Courier New" w:hAnsi="Courier New" w:cs="Courier New"/>
              </w:rPr>
              <w:tab/>
            </w:r>
            <w:proofErr w:type="spellStart"/>
            <w:r w:rsidRPr="00C03A67">
              <w:rPr>
                <w:rFonts w:ascii="Courier New" w:hAnsi="Courier New" w:cs="Courier New"/>
              </w:rPr>
              <w:t>yourpasswordhere</w:t>
            </w:r>
            <w:proofErr w:type="spellEnd"/>
          </w:p>
          <w:p w:rsidR="00B23E27" w:rsidRPr="00C03A67" w:rsidRDefault="00B23E27" w:rsidP="0062086E">
            <w:pPr>
              <w:spacing w:after="0"/>
              <w:rPr>
                <w:rFonts w:ascii="Courier New" w:hAnsi="Courier New" w:cs="Courier New"/>
              </w:rPr>
            </w:pPr>
            <w:r w:rsidRPr="00C03A67">
              <w:rPr>
                <w:rFonts w:ascii="Courier New" w:hAnsi="Courier New" w:cs="Courier New"/>
              </w:rPr>
              <w:t># List of corporate proxies</w:t>
            </w:r>
          </w:p>
          <w:p w:rsidR="0062086E" w:rsidRPr="00C03A67" w:rsidRDefault="0062086E" w:rsidP="0062086E">
            <w:pPr>
              <w:spacing w:after="0"/>
              <w:rPr>
                <w:rFonts w:ascii="Courier New" w:hAnsi="Courier New" w:cs="Courier New"/>
              </w:rPr>
            </w:pPr>
            <w:r w:rsidRPr="00C03A67">
              <w:rPr>
                <w:rFonts w:ascii="Courier New" w:hAnsi="Courier New" w:cs="Courier New"/>
              </w:rPr>
              <w:t xml:space="preserve">Proxy </w:t>
            </w:r>
            <w:r w:rsidRPr="00C03A67">
              <w:rPr>
                <w:rFonts w:ascii="Courier New" w:hAnsi="Courier New" w:cs="Courier New"/>
              </w:rPr>
              <w:tab/>
              <w:t>proxyfarm-us.3dns.netz.sbs.de:84</w:t>
            </w:r>
          </w:p>
          <w:p w:rsidR="0062086E" w:rsidRPr="00C03A67" w:rsidRDefault="0062086E" w:rsidP="0062086E">
            <w:pPr>
              <w:spacing w:after="0"/>
              <w:rPr>
                <w:rFonts w:ascii="Courier New" w:hAnsi="Courier New" w:cs="Courier New"/>
              </w:rPr>
            </w:pPr>
            <w:r w:rsidRPr="00C03A67">
              <w:rPr>
                <w:rFonts w:ascii="Courier New" w:hAnsi="Courier New" w:cs="Courier New"/>
              </w:rPr>
              <w:t>Proxy</w:t>
            </w:r>
            <w:r w:rsidRPr="00C03A67">
              <w:rPr>
                <w:rFonts w:ascii="Courier New" w:hAnsi="Courier New" w:cs="Courier New"/>
              </w:rPr>
              <w:tab/>
            </w:r>
            <w:r w:rsidRPr="00C03A67">
              <w:rPr>
                <w:rFonts w:ascii="Courier New" w:hAnsi="Courier New" w:cs="Courier New"/>
              </w:rPr>
              <w:tab/>
              <w:t>129.73.8.72:8080</w:t>
            </w:r>
          </w:p>
          <w:p w:rsidR="0062086E" w:rsidRPr="00C03A67" w:rsidRDefault="0062086E" w:rsidP="0062086E">
            <w:pPr>
              <w:spacing w:after="0"/>
              <w:rPr>
                <w:rFonts w:ascii="Courier New" w:hAnsi="Courier New" w:cs="Courier New"/>
              </w:rPr>
            </w:pPr>
            <w:r w:rsidRPr="00C03A67">
              <w:rPr>
                <w:rFonts w:ascii="Courier New" w:hAnsi="Courier New" w:cs="Courier New"/>
              </w:rPr>
              <w:t>Proxy</w:t>
            </w:r>
            <w:r w:rsidRPr="00C03A67">
              <w:rPr>
                <w:rFonts w:ascii="Courier New" w:hAnsi="Courier New" w:cs="Courier New"/>
              </w:rPr>
              <w:tab/>
            </w:r>
            <w:r w:rsidRPr="00C03A67">
              <w:rPr>
                <w:rFonts w:ascii="Courier New" w:hAnsi="Courier New" w:cs="Courier New"/>
              </w:rPr>
              <w:tab/>
              <w:t>129.73.11.208:3128</w:t>
            </w:r>
          </w:p>
          <w:p w:rsidR="0062086E" w:rsidRPr="00C03A67" w:rsidRDefault="0062086E" w:rsidP="0062086E">
            <w:pPr>
              <w:spacing w:after="0"/>
              <w:rPr>
                <w:rFonts w:ascii="Courier New" w:hAnsi="Courier New" w:cs="Courier New"/>
              </w:rPr>
            </w:pPr>
            <w:proofErr w:type="spellStart"/>
            <w:r w:rsidRPr="00C03A67">
              <w:rPr>
                <w:rFonts w:ascii="Courier New" w:hAnsi="Courier New" w:cs="Courier New"/>
              </w:rPr>
              <w:t>NoProxy</w:t>
            </w:r>
            <w:proofErr w:type="spellEnd"/>
            <w:r w:rsidRPr="00C03A67">
              <w:rPr>
                <w:rFonts w:ascii="Courier New" w:hAnsi="Courier New" w:cs="Courier New"/>
              </w:rPr>
              <w:tab/>
            </w:r>
            <w:proofErr w:type="spellStart"/>
            <w:r w:rsidRPr="00C03A67">
              <w:rPr>
                <w:rFonts w:ascii="Courier New" w:hAnsi="Courier New" w:cs="Courier New"/>
              </w:rPr>
              <w:t>localhost</w:t>
            </w:r>
            <w:proofErr w:type="spellEnd"/>
            <w:r w:rsidRPr="00C03A67">
              <w:rPr>
                <w:rFonts w:ascii="Courier New" w:hAnsi="Courier New" w:cs="Courier New"/>
              </w:rPr>
              <w:t>, 127.0.0.*, 10.*, 192.168.*</w:t>
            </w:r>
          </w:p>
          <w:p w:rsidR="00B23E27" w:rsidRPr="00C03A67" w:rsidRDefault="00B23E27" w:rsidP="0062086E">
            <w:pPr>
              <w:spacing w:after="0"/>
              <w:rPr>
                <w:rFonts w:ascii="Courier New" w:hAnsi="Courier New" w:cs="Courier New"/>
              </w:rPr>
            </w:pPr>
            <w:r w:rsidRPr="00C03A67">
              <w:rPr>
                <w:rFonts w:ascii="Courier New" w:hAnsi="Courier New" w:cs="Courier New"/>
              </w:rPr>
              <w:t># local port used by CMTLM</w:t>
            </w:r>
          </w:p>
          <w:p w:rsidR="0062086E" w:rsidRPr="00C03A67" w:rsidRDefault="0062086E" w:rsidP="0062086E">
            <w:pPr>
              <w:spacing w:after="0"/>
            </w:pPr>
            <w:r w:rsidRPr="00C03A67">
              <w:rPr>
                <w:rFonts w:ascii="Courier New" w:hAnsi="Courier New" w:cs="Courier New"/>
              </w:rPr>
              <w:t>Listen</w:t>
            </w:r>
            <w:r w:rsidRPr="00C03A67">
              <w:rPr>
                <w:rFonts w:ascii="Courier New" w:hAnsi="Courier New" w:cs="Courier New"/>
              </w:rPr>
              <w:tab/>
              <w:t>3128</w:t>
            </w:r>
          </w:p>
        </w:tc>
      </w:tr>
    </w:tbl>
    <w:p w:rsidR="0062086E" w:rsidRPr="00C03A67" w:rsidRDefault="0062086E" w:rsidP="00246A0D"/>
    <w:p w:rsidR="00772002" w:rsidRPr="00C03A67" w:rsidRDefault="00772002" w:rsidP="00246A0D">
      <w:r w:rsidRPr="00C03A67">
        <w:t xml:space="preserve">In order to use CNTLM, the virtual machine needs to be configured to use the </w:t>
      </w:r>
      <w:proofErr w:type="spellStart"/>
      <w:r w:rsidRPr="00C03A67">
        <w:t>localhost</w:t>
      </w:r>
      <w:proofErr w:type="spellEnd"/>
      <w:r w:rsidRPr="00C03A67">
        <w:t xml:space="preserve"> version of this proxy. We use the default </w:t>
      </w:r>
      <w:proofErr w:type="spellStart"/>
      <w:r w:rsidRPr="00C03A67">
        <w:t>cntlm</w:t>
      </w:r>
      <w:proofErr w:type="spellEnd"/>
      <w:r w:rsidRPr="00C03A67">
        <w:t xml:space="preserve"> port which is 3128.</w:t>
      </w:r>
    </w:p>
    <w:p w:rsidR="0062086E" w:rsidRPr="00C03A67" w:rsidRDefault="0062086E" w:rsidP="00246A0D">
      <w:r w:rsidRPr="00C03A67">
        <w:t>Run CNTLM whenever the VM is executing</w:t>
      </w:r>
      <w:r w:rsidR="006E6E6C" w:rsidRPr="00C03A67">
        <w:t>, otherwise, there will be no network connection.</w:t>
      </w:r>
      <w:r w:rsidR="00772002" w:rsidRPr="00C03A67">
        <w:t xml:space="preserve"> CNTLM can be run as either a service or directly in the command prompt. In a development environment, we recommend the use of the command prompt approach as you can manually restart CNTLM in case it freezes or crashes (which is pretty common).</w:t>
      </w:r>
    </w:p>
    <w:p w:rsidR="0062086E" w:rsidRPr="00C03A67" w:rsidRDefault="0062086E" w:rsidP="00246A0D"/>
    <w:p w:rsidR="001E3AE6" w:rsidRPr="00C03A67" w:rsidRDefault="001E3AE6" w:rsidP="001E3AE6">
      <w:pPr>
        <w:pStyle w:val="Heading2"/>
        <w:keepLines/>
        <w:tabs>
          <w:tab w:val="clear" w:pos="576"/>
          <w:tab w:val="num" w:pos="1080"/>
        </w:tabs>
        <w:spacing w:before="0" w:after="230" w:line="370" w:lineRule="atLeast"/>
        <w:ind w:left="432" w:hanging="432"/>
      </w:pPr>
      <w:bookmarkStart w:id="36" w:name="_Toc362454651"/>
      <w:r w:rsidRPr="00C03A67">
        <w:t xml:space="preserve">Configure the </w:t>
      </w:r>
      <w:r w:rsidR="006E6E6C" w:rsidRPr="00C03A67">
        <w:t xml:space="preserve">Linux </w:t>
      </w:r>
      <w:r w:rsidR="0062086E" w:rsidRPr="00C03A67">
        <w:t>VM Proxy</w:t>
      </w:r>
      <w:r w:rsidR="006E6E6C" w:rsidRPr="00C03A67">
        <w:t xml:space="preserve"> to use CNTLM as its proxy</w:t>
      </w:r>
      <w:bookmarkEnd w:id="36"/>
    </w:p>
    <w:p w:rsidR="001E3AE6" w:rsidRPr="00C03A67" w:rsidRDefault="00B23E27" w:rsidP="00246A0D">
      <w:r w:rsidRPr="00C03A67">
        <w:t xml:space="preserve">In the </w:t>
      </w:r>
      <w:r w:rsidR="00F87576" w:rsidRPr="00C03A67">
        <w:t xml:space="preserve">Linux </w:t>
      </w:r>
      <w:r w:rsidRPr="00C03A67">
        <w:t xml:space="preserve">VM, edit the </w:t>
      </w:r>
      <w:r w:rsidRPr="00C03A67">
        <w:rPr>
          <w:u w:val="single"/>
        </w:rPr>
        <w:t>/etc/environment</w:t>
      </w:r>
      <w:r w:rsidRPr="00C03A67">
        <w:t xml:space="preserve"> file and </w:t>
      </w:r>
      <w:r w:rsidR="00F87576" w:rsidRPr="00C03A67">
        <w:t xml:space="preserve">add </w:t>
      </w:r>
      <w:r w:rsidRPr="00C03A67">
        <w:t>the following environment variables:</w:t>
      </w:r>
    </w:p>
    <w:p w:rsidR="00B23E27" w:rsidRPr="00C03A67" w:rsidRDefault="00B23E27" w:rsidP="00B23E27">
      <w:bookmarkStart w:id="37" w:name="_Toc332018487"/>
    </w:p>
    <w:tbl>
      <w:tblPr>
        <w:tblStyle w:val="TableGrid"/>
        <w:tblW w:w="0" w:type="auto"/>
        <w:tblLook w:val="04A0"/>
      </w:tblPr>
      <w:tblGrid>
        <w:gridCol w:w="9576"/>
      </w:tblGrid>
      <w:tr w:rsidR="00B23E27" w:rsidRPr="00C03A67" w:rsidTr="00D93D27">
        <w:tc>
          <w:tcPr>
            <w:tcW w:w="9576" w:type="dxa"/>
            <w:shd w:val="pct5" w:color="auto" w:fill="auto"/>
          </w:tcPr>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t>http_proxy</w:t>
            </w:r>
            <w:proofErr w:type="spellEnd"/>
            <w:r w:rsidRPr="00C03A67">
              <w:rPr>
                <w:rFonts w:ascii="Courier New" w:hAnsi="Courier New" w:cs="Courier New"/>
              </w:rPr>
              <w:t>=http://10.0.2.2:3128/</w:t>
            </w:r>
          </w:p>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t>https_proxy</w:t>
            </w:r>
            <w:proofErr w:type="spellEnd"/>
            <w:r w:rsidRPr="00C03A67">
              <w:rPr>
                <w:rFonts w:ascii="Courier New" w:hAnsi="Courier New" w:cs="Courier New"/>
              </w:rPr>
              <w:t>=http://10.0.2.2:3128/</w:t>
            </w:r>
          </w:p>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t>ftp_proxy</w:t>
            </w:r>
            <w:proofErr w:type="spellEnd"/>
            <w:r w:rsidRPr="00C03A67">
              <w:rPr>
                <w:rFonts w:ascii="Courier New" w:hAnsi="Courier New" w:cs="Courier New"/>
              </w:rPr>
              <w:t>=http://10.0.2.2:3128/</w:t>
            </w:r>
          </w:p>
          <w:p w:rsidR="00B23E27" w:rsidRPr="00C03A67" w:rsidRDefault="00B23E27" w:rsidP="00B23E27">
            <w:pPr>
              <w:spacing w:after="0"/>
              <w:rPr>
                <w:rFonts w:ascii="Courier New" w:hAnsi="Courier New" w:cs="Courier New"/>
              </w:rPr>
            </w:pPr>
            <w:proofErr w:type="spellStart"/>
            <w:r w:rsidRPr="00C03A67">
              <w:rPr>
                <w:rFonts w:ascii="Courier New" w:hAnsi="Courier New" w:cs="Courier New"/>
              </w:rPr>
              <w:lastRenderedPageBreak/>
              <w:t>no_proxy</w:t>
            </w:r>
            <w:proofErr w:type="spellEnd"/>
            <w:r w:rsidRPr="00C03A67">
              <w:rPr>
                <w:rFonts w:ascii="Courier New" w:hAnsi="Courier New" w:cs="Courier New"/>
              </w:rPr>
              <w:t>="localhost,127.0.0.1,192.168.50.1,192.168.50.2"</w:t>
            </w:r>
          </w:p>
          <w:p w:rsidR="00B23E27" w:rsidRPr="00C03A67" w:rsidRDefault="00B23E27" w:rsidP="00B23E27">
            <w:pPr>
              <w:spacing w:after="0"/>
              <w:rPr>
                <w:rFonts w:ascii="Courier New" w:hAnsi="Courier New" w:cs="Courier New"/>
              </w:rPr>
            </w:pPr>
            <w:r w:rsidRPr="00C03A67">
              <w:rPr>
                <w:rFonts w:ascii="Courier New" w:hAnsi="Courier New" w:cs="Courier New"/>
              </w:rPr>
              <w:t>HTTP_PROXY=http://10.0.2.2:3128/</w:t>
            </w:r>
          </w:p>
          <w:p w:rsidR="00B23E27" w:rsidRPr="00C03A67" w:rsidRDefault="00B23E27" w:rsidP="00B23E27">
            <w:pPr>
              <w:spacing w:after="0"/>
              <w:rPr>
                <w:rFonts w:ascii="Courier New" w:hAnsi="Courier New" w:cs="Courier New"/>
              </w:rPr>
            </w:pPr>
            <w:r w:rsidRPr="00C03A67">
              <w:rPr>
                <w:rFonts w:ascii="Courier New" w:hAnsi="Courier New" w:cs="Courier New"/>
              </w:rPr>
              <w:t>HTTPS_PROXY=http://10.0.2.2:3128/</w:t>
            </w:r>
          </w:p>
          <w:p w:rsidR="00B23E27" w:rsidRPr="00C03A67" w:rsidRDefault="00B23E27" w:rsidP="00B23E27">
            <w:pPr>
              <w:spacing w:after="0"/>
              <w:rPr>
                <w:rFonts w:ascii="Courier New" w:hAnsi="Courier New" w:cs="Courier New"/>
              </w:rPr>
            </w:pPr>
            <w:r w:rsidRPr="00C03A67">
              <w:rPr>
                <w:rFonts w:ascii="Courier New" w:hAnsi="Courier New" w:cs="Courier New"/>
              </w:rPr>
              <w:t>FTP_PROXY=http://10.0.2.2:3128/</w:t>
            </w:r>
          </w:p>
          <w:p w:rsidR="00B23E27" w:rsidRPr="00C03A67" w:rsidRDefault="00B23E27" w:rsidP="00B23E27">
            <w:pPr>
              <w:spacing w:after="0"/>
            </w:pPr>
            <w:r w:rsidRPr="00C03A67">
              <w:rPr>
                <w:rFonts w:ascii="Courier New" w:hAnsi="Courier New" w:cs="Courier New"/>
              </w:rPr>
              <w:t>NO_PROXY="localhost,127.0.0.1,192.168.50.1,192.168.50.2"</w:t>
            </w:r>
          </w:p>
        </w:tc>
      </w:tr>
    </w:tbl>
    <w:p w:rsidR="00B23E27" w:rsidRPr="00C03A67" w:rsidRDefault="00B23E27" w:rsidP="00B23E27"/>
    <w:p w:rsidR="00B23E27" w:rsidRPr="00C03A67" w:rsidRDefault="00B23E27" w:rsidP="00B23E27">
      <w:r w:rsidRPr="00C03A67">
        <w:t xml:space="preserve">Note that 10.0.2.2. </w:t>
      </w:r>
      <w:proofErr w:type="gramStart"/>
      <w:r w:rsidRPr="00C03A67">
        <w:t>is</w:t>
      </w:r>
      <w:proofErr w:type="gramEnd"/>
      <w:r w:rsidRPr="00C03A67">
        <w:t xml:space="preserve"> the IP address used by </w:t>
      </w:r>
      <w:proofErr w:type="spellStart"/>
      <w:r w:rsidRPr="00C03A67">
        <w:t>VirtualBox</w:t>
      </w:r>
      <w:proofErr w:type="spellEnd"/>
      <w:r w:rsidRPr="00C03A67">
        <w:t xml:space="preserve"> to represent the host machine</w:t>
      </w:r>
      <w:r w:rsidR="006E6E6C" w:rsidRPr="00C03A67">
        <w:t>, where, in our case, CNTLM should be running</w:t>
      </w:r>
      <w:r w:rsidRPr="00C03A67">
        <w:t>.</w:t>
      </w:r>
    </w:p>
    <w:p w:rsidR="00B23E27" w:rsidRPr="00C03A67" w:rsidRDefault="00B23E27" w:rsidP="00B23E27"/>
    <w:p w:rsidR="00B23E27" w:rsidRPr="00C03A67" w:rsidRDefault="00142101" w:rsidP="00B23E27">
      <w:r w:rsidRPr="00C03A67">
        <w:t xml:space="preserve">In </w:t>
      </w:r>
      <w:proofErr w:type="spellStart"/>
      <w:r w:rsidRPr="00C03A67">
        <w:t>Ubuntu</w:t>
      </w:r>
      <w:proofErr w:type="spellEnd"/>
      <w:r w:rsidRPr="00C03A67">
        <w:t xml:space="preserve"> Linux, this configuration may not work. Alternatively, one can configure the proxy by </w:t>
      </w:r>
      <w:r w:rsidR="00F05D8F">
        <w:t>using</w:t>
      </w:r>
      <w:r w:rsidRPr="00C03A67">
        <w:t xml:space="preserve"> the Network configuration </w:t>
      </w:r>
      <w:r w:rsidR="00F05D8F">
        <w:t xml:space="preserve">application from </w:t>
      </w:r>
      <w:proofErr w:type="spellStart"/>
      <w:r w:rsidR="00F05D8F">
        <w:t>Ubuntu</w:t>
      </w:r>
      <w:proofErr w:type="spellEnd"/>
      <w:r w:rsidR="00F05D8F">
        <w:t xml:space="preserve"> </w:t>
      </w:r>
      <w:r w:rsidRPr="00C03A67">
        <w:t>as follows.</w:t>
      </w:r>
    </w:p>
    <w:p w:rsidR="00142101" w:rsidRPr="00C03A67" w:rsidRDefault="00142101" w:rsidP="00B23E27"/>
    <w:p w:rsidR="00142101" w:rsidRPr="00C03A67" w:rsidRDefault="00142101" w:rsidP="00142101">
      <w:pPr>
        <w:keepNext/>
        <w:jc w:val="center"/>
      </w:pPr>
      <w:r w:rsidRPr="00C03A67">
        <w:rPr>
          <w:noProof/>
        </w:rPr>
        <w:drawing>
          <wp:inline distT="0" distB="0" distL="0" distR="0">
            <wp:extent cx="4976031" cy="409393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4974841" cy="4092951"/>
                    </a:xfrm>
                    <a:prstGeom prst="rect">
                      <a:avLst/>
                    </a:prstGeom>
                    <a:noFill/>
                    <a:ln w="9525">
                      <a:noFill/>
                      <a:miter lim="800000"/>
                      <a:headEnd/>
                      <a:tailEnd/>
                    </a:ln>
                  </pic:spPr>
                </pic:pic>
              </a:graphicData>
            </a:graphic>
          </wp:inline>
        </w:drawing>
      </w:r>
    </w:p>
    <w:p w:rsidR="00142101" w:rsidRDefault="00142101" w:rsidP="00142101">
      <w:pPr>
        <w:pStyle w:val="Caption"/>
      </w:pPr>
      <w:bookmarkStart w:id="38" w:name="_Toc358720733"/>
      <w:r w:rsidRPr="00C03A67">
        <w:t xml:space="preserve">Figure </w:t>
      </w:r>
      <w:fldSimple w:instr=" SEQ Figure \* ARABIC ">
        <w:r w:rsidR="0084104E">
          <w:rPr>
            <w:noProof/>
          </w:rPr>
          <w:t>13</w:t>
        </w:r>
      </w:fldSimple>
      <w:r w:rsidR="00B07DC6">
        <w:t>:</w:t>
      </w:r>
      <w:r w:rsidRPr="00C03A67">
        <w:t xml:space="preserve"> Configuring the proxy in </w:t>
      </w:r>
      <w:proofErr w:type="spellStart"/>
      <w:r w:rsidRPr="00C03A67">
        <w:t>Ubuntu</w:t>
      </w:r>
      <w:proofErr w:type="spellEnd"/>
      <w:r w:rsidRPr="00C03A67">
        <w:t xml:space="preserve"> Linux</w:t>
      </w:r>
      <w:bookmarkEnd w:id="38"/>
    </w:p>
    <w:p w:rsidR="0084104E" w:rsidRDefault="0084104E" w:rsidP="0084104E"/>
    <w:p w:rsidR="0084104E" w:rsidRDefault="00B07DC6" w:rsidP="0084104E">
      <w:r>
        <w:t>Install applicable application updates before continuing as per below.</w:t>
      </w:r>
    </w:p>
    <w:p w:rsidR="0084104E" w:rsidRDefault="0084104E" w:rsidP="0084104E"/>
    <w:p w:rsidR="0084104E" w:rsidRDefault="0084104E" w:rsidP="0084104E">
      <w:pPr>
        <w:keepNext/>
        <w:jc w:val="center"/>
      </w:pPr>
      <w:r>
        <w:rPr>
          <w:noProof/>
        </w:rPr>
        <w:lastRenderedPageBreak/>
        <w:drawing>
          <wp:inline distT="0" distB="0" distL="0" distR="0">
            <wp:extent cx="4839553" cy="399444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4838891" cy="3993900"/>
                    </a:xfrm>
                    <a:prstGeom prst="rect">
                      <a:avLst/>
                    </a:prstGeom>
                    <a:noFill/>
                    <a:ln w="9525">
                      <a:noFill/>
                      <a:miter lim="800000"/>
                      <a:headEnd/>
                      <a:tailEnd/>
                    </a:ln>
                  </pic:spPr>
                </pic:pic>
              </a:graphicData>
            </a:graphic>
          </wp:inline>
        </w:drawing>
      </w:r>
    </w:p>
    <w:p w:rsidR="0084104E" w:rsidRDefault="0084104E" w:rsidP="0084104E">
      <w:pPr>
        <w:pStyle w:val="Caption"/>
      </w:pPr>
      <w:bookmarkStart w:id="39" w:name="_Toc358720734"/>
      <w:r>
        <w:t xml:space="preserve">Figure </w:t>
      </w:r>
      <w:fldSimple w:instr=" SEQ Figure \* ARABIC ">
        <w:r>
          <w:rPr>
            <w:noProof/>
          </w:rPr>
          <w:t>14</w:t>
        </w:r>
      </w:fldSimple>
      <w:r w:rsidR="00B07DC6">
        <w:t>:</w:t>
      </w:r>
      <w:r>
        <w:t xml:space="preserve"> Install updates before continuing</w:t>
      </w:r>
      <w:bookmarkEnd w:id="39"/>
    </w:p>
    <w:p w:rsidR="0084104E" w:rsidRDefault="0032707E" w:rsidP="0032707E">
      <w:pPr>
        <w:pStyle w:val="Heading2"/>
      </w:pPr>
      <w:bookmarkStart w:id="40" w:name="_Toc362454652"/>
      <w:r>
        <w:t xml:space="preserve">What to do if </w:t>
      </w:r>
      <w:proofErr w:type="spellStart"/>
      <w:r>
        <w:t>cntlm</w:t>
      </w:r>
      <w:proofErr w:type="spellEnd"/>
      <w:r>
        <w:t xml:space="preserve"> and proxy continue to cause issues</w:t>
      </w:r>
      <w:bookmarkEnd w:id="40"/>
    </w:p>
    <w:p w:rsidR="0032707E" w:rsidRDefault="0032707E" w:rsidP="0032707E">
      <w:pPr>
        <w:pStyle w:val="ListParagraph"/>
        <w:numPr>
          <w:ilvl w:val="0"/>
          <w:numId w:val="31"/>
        </w:numPr>
      </w:pPr>
      <w:r>
        <w:t xml:space="preserve">If possible finish install while on the internet instead of an intranet. If this is not possible, you will have to fight with your settings until at least apt get works. This may require installation of </w:t>
      </w:r>
      <w:proofErr w:type="spellStart"/>
      <w:r>
        <w:t>ctlm</w:t>
      </w:r>
      <w:proofErr w:type="spellEnd"/>
      <w:r>
        <w:t xml:space="preserve"> within your virtual machine.</w:t>
      </w:r>
    </w:p>
    <w:p w:rsidR="0032707E" w:rsidRPr="0084104E" w:rsidRDefault="0032707E" w:rsidP="0032707E">
      <w:pPr>
        <w:pStyle w:val="ListParagraph"/>
        <w:numPr>
          <w:ilvl w:val="0"/>
          <w:numId w:val="31"/>
        </w:numPr>
      </w:pPr>
      <w:r>
        <w:t>If you are able to install the software, but then when you try to open the web sites locally hosted and your proxy software then causes issues, use port forwarding within the virtual machine to forward the ports of interest (e.g. 5000, etc) to your physical machine, and browse the web sites on your physical machine. At least at CT RTC this solves the issues with the proxy.</w:t>
      </w:r>
    </w:p>
    <w:p w:rsidR="00437C16" w:rsidRPr="00C03A67" w:rsidRDefault="006B25DE" w:rsidP="00437C16">
      <w:pPr>
        <w:pStyle w:val="Heading1"/>
        <w:pageBreakBefore/>
        <w:tabs>
          <w:tab w:val="clear" w:pos="432"/>
          <w:tab w:val="num" w:pos="720"/>
        </w:tabs>
        <w:spacing w:before="0" w:after="120" w:line="420" w:lineRule="atLeast"/>
        <w:ind w:left="360" w:hanging="360"/>
      </w:pPr>
      <w:bookmarkStart w:id="41" w:name="_Ref359833459"/>
      <w:bookmarkStart w:id="42" w:name="_Toc362454653"/>
      <w:r w:rsidRPr="00C03A67">
        <w:lastRenderedPageBreak/>
        <w:t>NGDS</w:t>
      </w:r>
      <w:r w:rsidR="00437C16" w:rsidRPr="00C03A67">
        <w:t xml:space="preserve"> Installation Procedure</w:t>
      </w:r>
      <w:bookmarkEnd w:id="37"/>
      <w:bookmarkEnd w:id="41"/>
      <w:bookmarkEnd w:id="42"/>
    </w:p>
    <w:p w:rsidR="00437C16" w:rsidRPr="00C03A67" w:rsidRDefault="00437C16" w:rsidP="00437C16">
      <w:r w:rsidRPr="00C03A67">
        <w:t xml:space="preserve">After setting up a </w:t>
      </w:r>
      <w:r w:rsidR="00AD3816" w:rsidRPr="00C03A67">
        <w:t xml:space="preserve">Linux </w:t>
      </w:r>
      <w:r w:rsidR="00DF72F3">
        <w:t xml:space="preserve">physical or </w:t>
      </w:r>
      <w:r w:rsidRPr="00C03A67">
        <w:t>virtual machine to receive the installation package, different OS components must be installed</w:t>
      </w:r>
      <w:r w:rsidR="0011728C">
        <w:t>. These components include</w:t>
      </w:r>
    </w:p>
    <w:p w:rsidR="0011728C" w:rsidRDefault="0011728C" w:rsidP="004C482C">
      <w:pPr>
        <w:pStyle w:val="ListParagraph"/>
        <w:numPr>
          <w:ilvl w:val="0"/>
          <w:numId w:val="5"/>
        </w:numPr>
      </w:pPr>
      <w:proofErr w:type="spellStart"/>
      <w:r>
        <w:t>Git</w:t>
      </w:r>
      <w:proofErr w:type="spellEnd"/>
    </w:p>
    <w:p w:rsidR="0084104E" w:rsidRDefault="0084104E" w:rsidP="0084104E">
      <w:pPr>
        <w:pStyle w:val="ListParagraph"/>
        <w:numPr>
          <w:ilvl w:val="0"/>
          <w:numId w:val="5"/>
        </w:numPr>
      </w:pPr>
      <w:r w:rsidRPr="00C03A67">
        <w:t xml:space="preserve">Apache </w:t>
      </w:r>
      <w:proofErr w:type="spellStart"/>
      <w:r w:rsidRPr="00C03A67">
        <w:t>Solr</w:t>
      </w:r>
      <w:proofErr w:type="spellEnd"/>
    </w:p>
    <w:p w:rsidR="00437C16" w:rsidRPr="00C03A67" w:rsidRDefault="00437C16" w:rsidP="004C482C">
      <w:pPr>
        <w:pStyle w:val="ListParagraph"/>
        <w:numPr>
          <w:ilvl w:val="0"/>
          <w:numId w:val="5"/>
        </w:numPr>
      </w:pPr>
      <w:proofErr w:type="spellStart"/>
      <w:r w:rsidRPr="00C03A67">
        <w:t>PostgreSQL</w:t>
      </w:r>
      <w:proofErr w:type="spellEnd"/>
      <w:r w:rsidRPr="00C03A67">
        <w:t xml:space="preserve"> da</w:t>
      </w:r>
      <w:r w:rsidR="00AD3816" w:rsidRPr="00C03A67">
        <w:t>ta</w:t>
      </w:r>
      <w:r w:rsidRPr="00C03A67">
        <w:t>base</w:t>
      </w:r>
    </w:p>
    <w:p w:rsidR="00437C16" w:rsidRPr="00C03A67" w:rsidRDefault="00437C16" w:rsidP="004C482C">
      <w:pPr>
        <w:pStyle w:val="ListParagraph"/>
        <w:numPr>
          <w:ilvl w:val="0"/>
          <w:numId w:val="5"/>
        </w:numPr>
      </w:pPr>
      <w:proofErr w:type="spellStart"/>
      <w:r w:rsidRPr="00C03A67">
        <w:t>PostgreSQL</w:t>
      </w:r>
      <w:proofErr w:type="spellEnd"/>
      <w:r w:rsidRPr="00C03A67">
        <w:t xml:space="preserve"> extensions for Geographical Information Systems (</w:t>
      </w:r>
      <w:r w:rsidR="000E738B">
        <w:t>POST</w:t>
      </w:r>
      <w:r w:rsidRPr="00C03A67">
        <w:t>GIS)</w:t>
      </w:r>
    </w:p>
    <w:p w:rsidR="00437C16" w:rsidRPr="00C03A67" w:rsidRDefault="00437C16" w:rsidP="004C482C">
      <w:pPr>
        <w:pStyle w:val="ListParagraph"/>
        <w:numPr>
          <w:ilvl w:val="0"/>
          <w:numId w:val="5"/>
        </w:numPr>
      </w:pPr>
      <w:proofErr w:type="spellStart"/>
      <w:r w:rsidRPr="00C03A67">
        <w:t>Geoserver</w:t>
      </w:r>
      <w:proofErr w:type="spellEnd"/>
    </w:p>
    <w:p w:rsidR="0011728C" w:rsidRDefault="0011728C" w:rsidP="004C482C">
      <w:pPr>
        <w:pStyle w:val="ListParagraph"/>
        <w:numPr>
          <w:ilvl w:val="0"/>
          <w:numId w:val="5"/>
        </w:numPr>
      </w:pPr>
      <w:r>
        <w:t>Different python extensions</w:t>
      </w:r>
    </w:p>
    <w:p w:rsidR="000E738B" w:rsidRPr="00C03A67" w:rsidRDefault="000E738B" w:rsidP="004C482C">
      <w:pPr>
        <w:pStyle w:val="ListParagraph"/>
        <w:numPr>
          <w:ilvl w:val="0"/>
          <w:numId w:val="5"/>
        </w:numPr>
      </w:pPr>
      <w:proofErr w:type="spellStart"/>
      <w:r>
        <w:t>gdal</w:t>
      </w:r>
      <w:proofErr w:type="spellEnd"/>
    </w:p>
    <w:p w:rsidR="0084104E" w:rsidRDefault="0011728C" w:rsidP="00437C16">
      <w:r>
        <w:t xml:space="preserve">The good news is that the installation of </w:t>
      </w:r>
      <w:r w:rsidR="00B366A3">
        <w:t xml:space="preserve">many of </w:t>
      </w:r>
      <w:r>
        <w:t>these components</w:t>
      </w:r>
      <w:r w:rsidR="00B366A3">
        <w:t xml:space="preserve"> is automated by an installation script (exceptions are </w:t>
      </w:r>
      <w:proofErr w:type="spellStart"/>
      <w:r w:rsidR="00B366A3">
        <w:t>Git</w:t>
      </w:r>
      <w:proofErr w:type="spellEnd"/>
      <w:r w:rsidR="00B366A3">
        <w:t xml:space="preserve">, Apache </w:t>
      </w:r>
      <w:proofErr w:type="spellStart"/>
      <w:r w:rsidR="00B366A3">
        <w:t>Solr</w:t>
      </w:r>
      <w:proofErr w:type="spellEnd"/>
      <w:r w:rsidR="00B366A3">
        <w:t xml:space="preserve"> and </w:t>
      </w:r>
      <w:proofErr w:type="spellStart"/>
      <w:r w:rsidR="00B366A3">
        <w:t>Geoserver</w:t>
      </w:r>
      <w:proofErr w:type="spellEnd"/>
      <w:r w:rsidR="00B366A3">
        <w:t>)</w:t>
      </w:r>
      <w:r>
        <w:t xml:space="preserve">. </w:t>
      </w:r>
      <w:r w:rsidR="0084104E">
        <w:t xml:space="preserve">The installation script is located in the NGDS project repository. </w:t>
      </w:r>
      <w:r w:rsidR="0032707E">
        <w:t>The installation script i</w:t>
      </w:r>
      <w:r w:rsidR="00DF72F3">
        <w:t>s</w:t>
      </w:r>
      <w:r w:rsidR="0032707E">
        <w:t xml:space="preserve"> rather interactive in how it currently functio</w:t>
      </w:r>
      <w:r w:rsidR="00B07DC6">
        <w:t xml:space="preserve">ns, so </w:t>
      </w:r>
      <w:r w:rsidR="00B07DC6" w:rsidRPr="006778E1">
        <w:rPr>
          <w:b/>
          <w:i/>
        </w:rPr>
        <w:t>reading</w:t>
      </w:r>
      <w:r w:rsidR="0032707E" w:rsidRPr="006778E1">
        <w:rPr>
          <w:b/>
          <w:i/>
        </w:rPr>
        <w:t xml:space="preserve"> this whole </w:t>
      </w:r>
      <w:r w:rsidR="00B07DC6" w:rsidRPr="006778E1">
        <w:rPr>
          <w:b/>
          <w:i/>
        </w:rPr>
        <w:t>chapter first before proceeding is recommended</w:t>
      </w:r>
      <w:r w:rsidR="00B07DC6">
        <w:t>.</w:t>
      </w:r>
    </w:p>
    <w:p w:rsidR="006A74B4" w:rsidRDefault="006A74B4" w:rsidP="00437C16">
      <w:r>
        <w:t>Be aware that you will probably end up running the installation script more than one time. When running it again after running it the first time, answer N to the question if you want to overwrite the development.ini file.</w:t>
      </w:r>
      <w:r w:rsidR="000E738B">
        <w:t xml:space="preserve"> Also, please be aware the script has little smarts – e.g. it will keep asking you to set parameters and add </w:t>
      </w:r>
      <w:proofErr w:type="spellStart"/>
      <w:r w:rsidR="000E738B">
        <w:t>plugins</w:t>
      </w:r>
      <w:proofErr w:type="spellEnd"/>
      <w:r w:rsidR="000E738B">
        <w:t xml:space="preserve"> even if they are already there at various steps in the installation when it is run a second time.</w:t>
      </w:r>
    </w:p>
    <w:p w:rsidR="00DF72F3" w:rsidRDefault="00DF72F3" w:rsidP="00437C16">
      <w:r>
        <w:t xml:space="preserve">Note that if you are behind a firewall, you must be configured to reach the download sites necessary. You may need </w:t>
      </w:r>
      <w:proofErr w:type="spellStart"/>
      <w:r>
        <w:t>ctlm</w:t>
      </w:r>
      <w:proofErr w:type="spellEnd"/>
      <w:r>
        <w:t xml:space="preserve"> for this, if so, go back first to </w:t>
      </w:r>
      <w:r w:rsidR="00B07DC6">
        <w:t xml:space="preserve">the section </w:t>
      </w:r>
      <w:fldSimple w:instr=" REF _Ref359833839 ">
        <w:r w:rsidR="009607F7">
          <w:t xml:space="preserve">Configuring </w:t>
        </w:r>
        <w:r w:rsidRPr="00C03A67">
          <w:t>behind a corporate firewall</w:t>
        </w:r>
        <w:r>
          <w:t xml:space="preserve"> (OPTIONAL)</w:t>
        </w:r>
      </w:fldSimple>
      <w:r>
        <w:t>.</w:t>
      </w:r>
    </w:p>
    <w:p w:rsidR="00804881" w:rsidRDefault="00804881" w:rsidP="00437C16">
      <w:r>
        <w:t>Before running, execute:</w:t>
      </w:r>
    </w:p>
    <w:tbl>
      <w:tblPr>
        <w:tblStyle w:val="TableGrid"/>
        <w:tblW w:w="0" w:type="auto"/>
        <w:tblLook w:val="04A0"/>
      </w:tblPr>
      <w:tblGrid>
        <w:gridCol w:w="9576"/>
      </w:tblGrid>
      <w:tr w:rsidR="00804881" w:rsidRPr="00C03A67" w:rsidTr="00804881">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804881" w:rsidRPr="00C03A67" w:rsidRDefault="00804881" w:rsidP="00804881">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sudo</w:t>
            </w:r>
            <w:proofErr w:type="spellEnd"/>
            <w:r w:rsidRPr="00C03A67">
              <w:rPr>
                <w:rFonts w:ascii="Courier New" w:hAnsi="Courier New" w:cs="Courier New"/>
              </w:rPr>
              <w:t xml:space="preserve"> </w:t>
            </w:r>
            <w:r>
              <w:rPr>
                <w:rFonts w:ascii="Courier New" w:hAnsi="Courier New" w:cs="Courier New"/>
              </w:rPr>
              <w:t>apt-get update</w:t>
            </w:r>
          </w:p>
        </w:tc>
      </w:tr>
    </w:tbl>
    <w:p w:rsidR="00804881" w:rsidRDefault="00804881" w:rsidP="00437C16"/>
    <w:p w:rsidR="00804881" w:rsidRDefault="00804881" w:rsidP="00437C16">
      <w:r>
        <w:t>This verifies that apt-get is working and runs any needed updates.</w:t>
      </w:r>
    </w:p>
    <w:p w:rsidR="0011728C" w:rsidRDefault="0011728C" w:rsidP="0011728C">
      <w:pPr>
        <w:pStyle w:val="Heading2"/>
        <w:keepLines/>
        <w:tabs>
          <w:tab w:val="clear" w:pos="576"/>
          <w:tab w:val="num" w:pos="1080"/>
        </w:tabs>
        <w:spacing w:before="0" w:after="230" w:line="370" w:lineRule="atLeast"/>
        <w:ind w:left="432" w:hanging="432"/>
      </w:pPr>
      <w:bookmarkStart w:id="43" w:name="_Toc362454654"/>
      <w:r>
        <w:t xml:space="preserve">Installing </w:t>
      </w:r>
      <w:proofErr w:type="spellStart"/>
      <w:r>
        <w:t>Git</w:t>
      </w:r>
      <w:bookmarkEnd w:id="43"/>
      <w:proofErr w:type="spellEnd"/>
    </w:p>
    <w:p w:rsidR="0084104E" w:rsidRPr="00C03A67" w:rsidRDefault="0084104E" w:rsidP="0084104E">
      <w:r w:rsidRPr="00C03A67">
        <w:t xml:space="preserve">Open a terminal in Linux </w:t>
      </w:r>
      <w:proofErr w:type="spellStart"/>
      <w:r w:rsidRPr="00C03A67">
        <w:t>Ubuntu</w:t>
      </w:r>
      <w:proofErr w:type="spellEnd"/>
      <w:r w:rsidRPr="00C03A67">
        <w:t>, get root access with the command ‘</w:t>
      </w:r>
      <w:proofErr w:type="spellStart"/>
      <w:r w:rsidRPr="00C03A67">
        <w:t>sudo</w:t>
      </w:r>
      <w:proofErr w:type="spellEnd"/>
      <w:r w:rsidRPr="00C03A67">
        <w:t xml:space="preserve"> </w:t>
      </w:r>
      <w:proofErr w:type="spellStart"/>
      <w:r w:rsidRPr="00C03A67">
        <w:t>su</w:t>
      </w:r>
      <w:proofErr w:type="spellEnd"/>
      <w:r w:rsidRPr="00C03A67">
        <w:t xml:space="preserve">’ and execute the </w:t>
      </w:r>
      <w:bookmarkStart w:id="44" w:name="OLE_LINK3"/>
      <w:bookmarkStart w:id="45" w:name="OLE_LINK4"/>
      <w:r w:rsidRPr="00C03A67">
        <w:t xml:space="preserve">following commands to install </w:t>
      </w:r>
      <w:proofErr w:type="spellStart"/>
      <w:r>
        <w:t>Git</w:t>
      </w:r>
      <w:proofErr w:type="spellEnd"/>
      <w:r>
        <w:t xml:space="preserve"> in your system</w:t>
      </w:r>
      <w:r w:rsidRPr="00C03A67">
        <w:t>:</w:t>
      </w:r>
    </w:p>
    <w:tbl>
      <w:tblPr>
        <w:tblStyle w:val="TableGrid"/>
        <w:tblW w:w="0" w:type="auto"/>
        <w:tblLook w:val="04A0"/>
      </w:tblPr>
      <w:tblGrid>
        <w:gridCol w:w="9576"/>
      </w:tblGrid>
      <w:tr w:rsidR="0084104E" w:rsidRPr="00C03A67" w:rsidTr="00D93D27">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84104E" w:rsidRPr="00C03A67" w:rsidRDefault="0084104E" w:rsidP="00D93D27">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sudo</w:t>
            </w:r>
            <w:proofErr w:type="spellEnd"/>
            <w:r w:rsidRPr="00C03A67">
              <w:rPr>
                <w:rFonts w:ascii="Courier New" w:hAnsi="Courier New" w:cs="Courier New"/>
              </w:rPr>
              <w:t xml:space="preserve"> </w:t>
            </w:r>
            <w:proofErr w:type="spellStart"/>
            <w:r w:rsidRPr="00C03A67">
              <w:rPr>
                <w:rFonts w:ascii="Courier New" w:hAnsi="Courier New" w:cs="Courier New"/>
              </w:rPr>
              <w:t>su</w:t>
            </w:r>
            <w:proofErr w:type="spellEnd"/>
          </w:p>
          <w:p w:rsidR="0084104E" w:rsidRPr="00C03A67" w:rsidRDefault="0084104E" w:rsidP="00D93D27">
            <w:pPr>
              <w:rPr>
                <w:rFonts w:ascii="Courier New" w:hAnsi="Courier New" w:cs="Courier New"/>
              </w:rPr>
            </w:pPr>
            <w:r w:rsidRPr="00C03A67">
              <w:rPr>
                <w:rFonts w:ascii="Courier New" w:hAnsi="Courier New" w:cs="Courier New"/>
              </w:rPr>
              <w:t xml:space="preserve">% apt-get install </w:t>
            </w:r>
            <w:proofErr w:type="spellStart"/>
            <w:r>
              <w:rPr>
                <w:rFonts w:ascii="Courier New" w:hAnsi="Courier New" w:cs="Courier New"/>
              </w:rPr>
              <w:t>git</w:t>
            </w:r>
            <w:proofErr w:type="spellEnd"/>
          </w:p>
          <w:p w:rsidR="0084104E" w:rsidRPr="00C03A67" w:rsidRDefault="0084104E" w:rsidP="0084104E">
            <w:pPr>
              <w:rPr>
                <w:rFonts w:ascii="Courier New" w:hAnsi="Courier New" w:cs="Courier New"/>
              </w:rPr>
            </w:pPr>
            <w:r w:rsidRPr="00C03A67">
              <w:rPr>
                <w:rFonts w:ascii="Courier New" w:hAnsi="Courier New" w:cs="Courier New"/>
              </w:rPr>
              <w:t xml:space="preserve">% apt-get install </w:t>
            </w:r>
            <w:proofErr w:type="spellStart"/>
            <w:r>
              <w:rPr>
                <w:rFonts w:ascii="Courier New" w:hAnsi="Courier New" w:cs="Courier New"/>
              </w:rPr>
              <w:t>git</w:t>
            </w:r>
            <w:proofErr w:type="spellEnd"/>
            <w:r>
              <w:rPr>
                <w:rFonts w:ascii="Courier New" w:hAnsi="Courier New" w:cs="Courier New"/>
              </w:rPr>
              <w:t>-core</w:t>
            </w:r>
          </w:p>
        </w:tc>
      </w:tr>
      <w:bookmarkEnd w:id="44"/>
      <w:bookmarkEnd w:id="45"/>
    </w:tbl>
    <w:p w:rsidR="0084104E" w:rsidRDefault="0084104E" w:rsidP="0084104E"/>
    <w:p w:rsidR="00B32A10" w:rsidRDefault="00B32A10" w:rsidP="00B32A10">
      <w:pPr>
        <w:pStyle w:val="Heading2"/>
        <w:keepLines/>
        <w:tabs>
          <w:tab w:val="clear" w:pos="576"/>
          <w:tab w:val="num" w:pos="1080"/>
        </w:tabs>
        <w:spacing w:before="0" w:after="230" w:line="370" w:lineRule="atLeast"/>
        <w:ind w:left="432" w:hanging="432"/>
      </w:pPr>
      <w:bookmarkStart w:id="46" w:name="_Toc362454655"/>
      <w:r>
        <w:t>Obtaining the installation program and script</w:t>
      </w:r>
      <w:bookmarkEnd w:id="46"/>
    </w:p>
    <w:p w:rsidR="00B32A10" w:rsidRPr="00C03A67" w:rsidRDefault="00B32A10" w:rsidP="00B32A10">
      <w:r>
        <w:t xml:space="preserve">Once </w:t>
      </w:r>
      <w:proofErr w:type="spellStart"/>
      <w:r>
        <w:t>git</w:t>
      </w:r>
      <w:proofErr w:type="spellEnd"/>
      <w:r>
        <w:t xml:space="preserve"> is installed, one can check out the contents of the </w:t>
      </w:r>
      <w:hyperlink r:id="rId33" w:history="1">
        <w:r w:rsidRPr="003876CC">
          <w:rPr>
            <w:rStyle w:val="Hyperlink"/>
          </w:rPr>
          <w:t>https://github.com/ngds/dev-info.git</w:t>
        </w:r>
      </w:hyperlink>
      <w:r>
        <w:t xml:space="preserve"> repository, which contains the source and installation programs for NGDS</w:t>
      </w:r>
      <w:r w:rsidRPr="00C03A67">
        <w:t>:</w:t>
      </w:r>
    </w:p>
    <w:tbl>
      <w:tblPr>
        <w:tblStyle w:val="TableGrid"/>
        <w:tblW w:w="0" w:type="auto"/>
        <w:tblLook w:val="04A0"/>
      </w:tblPr>
      <w:tblGrid>
        <w:gridCol w:w="9576"/>
      </w:tblGrid>
      <w:tr w:rsidR="00B32A10" w:rsidRPr="00C03A67" w:rsidTr="00D93D27">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B32A10" w:rsidRPr="00C03A67" w:rsidRDefault="00B32A10" w:rsidP="00D93D27">
            <w:pPr>
              <w:rPr>
                <w:rFonts w:ascii="Courier New" w:hAnsi="Courier New" w:cs="Courier New"/>
              </w:rPr>
            </w:pPr>
            <w:r w:rsidRPr="00C03A67">
              <w:rPr>
                <w:rFonts w:ascii="Courier New" w:hAnsi="Courier New" w:cs="Courier New"/>
              </w:rPr>
              <w:lastRenderedPageBreak/>
              <w:t xml:space="preserve">% </w:t>
            </w:r>
            <w:r w:rsidRPr="00B32A10">
              <w:rPr>
                <w:rFonts w:ascii="Courier New" w:hAnsi="Courier New" w:cs="Courier New"/>
              </w:rPr>
              <w:t xml:space="preserve"> </w:t>
            </w:r>
            <w:proofErr w:type="spellStart"/>
            <w:r w:rsidRPr="00B32A10">
              <w:rPr>
                <w:rFonts w:ascii="Courier New" w:hAnsi="Courier New" w:cs="Courier New"/>
              </w:rPr>
              <w:t>git</w:t>
            </w:r>
            <w:proofErr w:type="spellEnd"/>
            <w:r w:rsidRPr="00B32A10">
              <w:rPr>
                <w:rFonts w:ascii="Courier New" w:hAnsi="Courier New" w:cs="Courier New"/>
              </w:rPr>
              <w:t xml:space="preserve"> clone https://github.com/ngds/dev-info ./</w:t>
            </w:r>
            <w:proofErr w:type="spellStart"/>
            <w:r w:rsidRPr="00B32A10">
              <w:rPr>
                <w:rFonts w:ascii="Courier New" w:hAnsi="Courier New" w:cs="Courier New"/>
              </w:rPr>
              <w:t>ngds</w:t>
            </w:r>
            <w:proofErr w:type="spellEnd"/>
            <w:r w:rsidR="00F74AD6">
              <w:rPr>
                <w:rFonts w:ascii="Courier New" w:hAnsi="Courier New" w:cs="Courier New"/>
              </w:rPr>
              <w:t>-install</w:t>
            </w:r>
          </w:p>
        </w:tc>
      </w:tr>
    </w:tbl>
    <w:p w:rsidR="00B32A10" w:rsidRDefault="00B32A10" w:rsidP="0084104E"/>
    <w:p w:rsidR="008B4B78" w:rsidRDefault="00837075" w:rsidP="0084104E">
      <w:bookmarkStart w:id="47" w:name="OLE_LINK1"/>
      <w:bookmarkStart w:id="48" w:name="OLE_LINK2"/>
      <w:r>
        <w:t xml:space="preserve">The command above will create </w:t>
      </w:r>
      <w:proofErr w:type="gramStart"/>
      <w:r>
        <w:t>a ./</w:t>
      </w:r>
      <w:proofErr w:type="spellStart"/>
      <w:proofErr w:type="gramEnd"/>
      <w:r>
        <w:t>ngds</w:t>
      </w:r>
      <w:proofErr w:type="spellEnd"/>
      <w:r w:rsidR="00804881">
        <w:t>-install</w:t>
      </w:r>
      <w:r>
        <w:t xml:space="preserve"> folder with a copy of the dev-info repository. </w:t>
      </w:r>
      <w:r w:rsidR="008B4B78">
        <w:t xml:space="preserve">Note that this requires a user account and password for this repository. </w:t>
      </w:r>
    </w:p>
    <w:p w:rsidR="00827445" w:rsidRDefault="00827445" w:rsidP="0084104E">
      <w:r>
        <w:t xml:space="preserve">If you do not have a user account and password, please contact </w:t>
      </w:r>
      <w:r w:rsidRPr="00827445">
        <w:t>Ryan Clark</w:t>
      </w:r>
      <w:r>
        <w:t xml:space="preserve"> at ryan.clark@azgs.az.gov.</w:t>
      </w:r>
    </w:p>
    <w:p w:rsidR="008B4B78" w:rsidRDefault="00B07DC6" w:rsidP="008B4B78">
      <w:pPr>
        <w:pStyle w:val="Heading2"/>
        <w:keepLines/>
        <w:tabs>
          <w:tab w:val="clear" w:pos="576"/>
          <w:tab w:val="num" w:pos="1080"/>
        </w:tabs>
        <w:spacing w:before="0" w:after="230" w:line="370" w:lineRule="atLeast"/>
        <w:ind w:left="432" w:hanging="432"/>
      </w:pPr>
      <w:bookmarkStart w:id="49" w:name="_Ref359837236"/>
      <w:bookmarkStart w:id="50" w:name="_Toc362454656"/>
      <w:bookmarkEnd w:id="47"/>
      <w:bookmarkEnd w:id="48"/>
      <w:r>
        <w:t>Setting Parameters in my_config.cfg</w:t>
      </w:r>
      <w:bookmarkEnd w:id="49"/>
      <w:bookmarkEnd w:id="50"/>
    </w:p>
    <w:p w:rsidR="008B4B78" w:rsidRDefault="008B4B78" w:rsidP="0084104E">
      <w:r>
        <w:t xml:space="preserve">After checking out the code from </w:t>
      </w:r>
      <w:proofErr w:type="spellStart"/>
      <w:r>
        <w:t>git</w:t>
      </w:r>
      <w:proofErr w:type="spellEnd"/>
      <w:r>
        <w:t xml:space="preserve"> hub, one needs to configure the installation parameters.</w:t>
      </w:r>
    </w:p>
    <w:p w:rsidR="00B32A10" w:rsidRDefault="00827445" w:rsidP="0084104E">
      <w:r>
        <w:t>The first step in setting installation parameters is to m</w:t>
      </w:r>
      <w:r w:rsidR="00B32A10">
        <w:t xml:space="preserve">odify the my_config.cfg file within the </w:t>
      </w:r>
      <w:r w:rsidR="00F74AD6">
        <w:t>./</w:t>
      </w:r>
      <w:proofErr w:type="spellStart"/>
      <w:r w:rsidR="00F74AD6">
        <w:t>ngds</w:t>
      </w:r>
      <w:proofErr w:type="spellEnd"/>
      <w:r w:rsidR="00F74AD6">
        <w:t>-install/</w:t>
      </w:r>
      <w:r w:rsidR="00B32A10">
        <w:t xml:space="preserve">installation folder and fill out the appropriate values. </w:t>
      </w:r>
      <w:r w:rsidR="00F74AD6">
        <w:t>One can use pine editor for that</w:t>
      </w:r>
      <w:r w:rsidR="00B366A3">
        <w:t xml:space="preserve"> (or </w:t>
      </w:r>
      <w:proofErr w:type="spellStart"/>
      <w:r w:rsidR="00B366A3">
        <w:t>pico</w:t>
      </w:r>
      <w:proofErr w:type="spellEnd"/>
      <w:r w:rsidR="00B366A3">
        <w:t>, or whichever editor comes pre-installed with the operating system you chose)</w:t>
      </w:r>
      <w:r w:rsidR="00F74AD6">
        <w:t xml:space="preserve">. </w:t>
      </w:r>
      <w:r w:rsidR="00B32A10">
        <w:t>The configuration parameters are:</w:t>
      </w:r>
    </w:p>
    <w:p w:rsidR="00B32A10" w:rsidRDefault="00B32A10" w:rsidP="0084104E"/>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r w:rsidR="00F74AD6">
        <w:rPr>
          <w:rFonts w:ascii="Consolas" w:hAnsi="Consolas" w:cs="Courier New"/>
          <w:color w:val="333333"/>
          <w:sz w:val="16"/>
        </w:rPr>
        <w:t xml:space="preserve">  </w:t>
      </w:r>
      <w:proofErr w:type="spellStart"/>
      <w:r w:rsidRPr="00B32A10">
        <w:rPr>
          <w:rFonts w:ascii="Consolas" w:hAnsi="Consolas" w:cs="Courier New"/>
          <w:color w:val="333333"/>
          <w:sz w:val="16"/>
        </w:rPr>
        <w:t>pyenv_dir</w:t>
      </w:r>
      <w:proofErr w:type="spellEnd"/>
      <w:r w:rsidRPr="00B32A10">
        <w:rPr>
          <w:rFonts w:ascii="Consolas" w:hAnsi="Consolas" w:cs="Courier New"/>
          <w:color w:val="333333"/>
          <w:sz w:val="16"/>
        </w:rPr>
        <w:t>=/home/</w:t>
      </w:r>
      <w:proofErr w:type="spellStart"/>
      <w:r w:rsidRPr="00B32A10">
        <w:rPr>
          <w:rFonts w:ascii="Consolas" w:hAnsi="Consolas" w:cs="Courier New"/>
          <w:color w:val="333333"/>
          <w:sz w:val="16"/>
        </w:rPr>
        <w:t>kaffeine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pyenv</w:t>
      </w:r>
      <w:proofErr w:type="spellEnd"/>
      <w:r w:rsidRPr="00B32A10">
        <w:rPr>
          <w:rFonts w:ascii="Consolas" w:hAnsi="Consolas" w:cs="Courier New"/>
          <w:color w:val="333333"/>
          <w:sz w:val="16"/>
        </w:rPr>
        <w:t xml:space="preserve">   (The path where you want your </w:t>
      </w:r>
      <w:proofErr w:type="spellStart"/>
      <w:r>
        <w:rPr>
          <w:rFonts w:ascii="Consolas" w:hAnsi="Consolas" w:cs="Courier New"/>
          <w:color w:val="333333"/>
          <w:sz w:val="16"/>
        </w:rPr>
        <w:t>pyenv</w:t>
      </w:r>
      <w:proofErr w:type="spellEnd"/>
      <w:r>
        <w:rPr>
          <w:rFonts w:ascii="Consolas" w:hAnsi="Consolas" w:cs="Courier New"/>
          <w:color w:val="333333"/>
          <w:sz w:val="16"/>
        </w:rPr>
        <w:t xml:space="preserve"> </w:t>
      </w:r>
      <w:r w:rsidRPr="00B32A10">
        <w:rPr>
          <w:rFonts w:ascii="Consolas" w:hAnsi="Consolas" w:cs="Courier New"/>
          <w:color w:val="333333"/>
          <w:sz w:val="16"/>
        </w:rPr>
        <w:t>virtual</w:t>
      </w:r>
      <w:r>
        <w:rPr>
          <w:rFonts w:ascii="Consolas" w:hAnsi="Consolas" w:cs="Courier New"/>
          <w:color w:val="333333"/>
          <w:sz w:val="16"/>
        </w:rPr>
        <w:t xml:space="preserve"> </w:t>
      </w:r>
      <w:proofErr w:type="spellStart"/>
      <w:r w:rsidRPr="00B32A10">
        <w:rPr>
          <w:rFonts w:ascii="Consolas" w:hAnsi="Consolas" w:cs="Courier New"/>
          <w:color w:val="333333"/>
          <w:sz w:val="16"/>
        </w:rPr>
        <w:t>env</w:t>
      </w:r>
      <w:proofErr w:type="spellEnd"/>
      <w:r>
        <w:rPr>
          <w:rFonts w:ascii="Consolas" w:hAnsi="Consolas" w:cs="Courier New"/>
          <w:color w:val="333333"/>
          <w:sz w:val="16"/>
        </w:rPr>
        <w:t>.</w:t>
      </w:r>
      <w:r w:rsidRPr="00B32A10">
        <w:rPr>
          <w:rFonts w:ascii="Consolas" w:hAnsi="Consolas" w:cs="Courier New"/>
          <w:color w:val="333333"/>
          <w:sz w:val="16"/>
        </w:rPr>
        <w:t xml:space="preserve"> installed)</w:t>
      </w:r>
    </w:p>
    <w:p w:rsid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source_dir</w:t>
      </w:r>
      <w:proofErr w:type="spellEnd"/>
      <w:r w:rsidRPr="00B32A10">
        <w:rPr>
          <w:rFonts w:ascii="Consolas" w:hAnsi="Consolas" w:cs="Courier New"/>
          <w:color w:val="333333"/>
          <w:sz w:val="16"/>
        </w:rPr>
        <w:t>=/home/</w:t>
      </w:r>
      <w:proofErr w:type="spellStart"/>
      <w:r w:rsidRPr="00B32A10">
        <w:rPr>
          <w:rFonts w:ascii="Consolas" w:hAnsi="Consolas" w:cs="Courier New"/>
          <w:color w:val="333333"/>
          <w:sz w:val="16"/>
        </w:rPr>
        <w:t>kaffeine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pyenv</w:t>
      </w:r>
      <w:proofErr w:type="spellEnd"/>
      <w:r w:rsidRPr="00B32A10">
        <w:rPr>
          <w:rFonts w:ascii="Consolas" w:hAnsi="Consolas" w:cs="Courier New"/>
          <w:color w:val="333333"/>
          <w:sz w:val="16"/>
        </w:rPr>
        <w:t>/</w:t>
      </w:r>
      <w:proofErr w:type="spellStart"/>
      <w:proofErr w:type="gramStart"/>
      <w:r w:rsidRPr="00B32A10">
        <w:rPr>
          <w:rFonts w:ascii="Consolas" w:hAnsi="Consolas" w:cs="Courier New"/>
          <w:color w:val="333333"/>
          <w:sz w:val="16"/>
        </w:rPr>
        <w:t>src</w:t>
      </w:r>
      <w:proofErr w:type="spellEnd"/>
      <w:r w:rsidRPr="00B32A10">
        <w:rPr>
          <w:rFonts w:ascii="Consolas" w:hAnsi="Consolas" w:cs="Courier New"/>
          <w:color w:val="333333"/>
          <w:sz w:val="16"/>
        </w:rPr>
        <w:t xml:space="preserve">  (</w:t>
      </w:r>
      <w:proofErr w:type="gramEnd"/>
      <w:r w:rsidRPr="00B32A10">
        <w:rPr>
          <w:rFonts w:ascii="Consolas" w:hAnsi="Consolas" w:cs="Courier New"/>
          <w:color w:val="333333"/>
          <w:sz w:val="16"/>
        </w:rPr>
        <w:t xml:space="preserve"> The source directory for all the projects we will clone)</w:t>
      </w:r>
    </w:p>
    <w:p w:rsidR="007F4131" w:rsidRDefault="007F4131"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Pr>
          <w:rFonts w:ascii="Consolas" w:hAnsi="Consolas" w:cs="Courier New"/>
          <w:color w:val="333333"/>
          <w:sz w:val="16"/>
        </w:rPr>
        <w:t xml:space="preserve">   </w:t>
      </w:r>
      <w:proofErr w:type="spellStart"/>
      <w:r>
        <w:rPr>
          <w:rFonts w:ascii="Consolas" w:hAnsi="Consolas" w:cs="Courier New"/>
          <w:color w:val="333333"/>
          <w:sz w:val="16"/>
        </w:rPr>
        <w:t>ckan_port</w:t>
      </w:r>
      <w:proofErr w:type="spellEnd"/>
      <w:r>
        <w:rPr>
          <w:rFonts w:ascii="Consolas" w:hAnsi="Consolas" w:cs="Courier New"/>
          <w:color w:val="333333"/>
          <w:sz w:val="16"/>
        </w:rPr>
        <w:t>=5000</w:t>
      </w:r>
    </w:p>
    <w:p w:rsidR="007F4131" w:rsidRPr="00B32A10" w:rsidRDefault="007F4131"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Pr>
          <w:rFonts w:ascii="Consolas" w:hAnsi="Consolas" w:cs="Courier New"/>
          <w:color w:val="333333"/>
          <w:sz w:val="16"/>
        </w:rPr>
        <w:t xml:space="preserve">   </w:t>
      </w:r>
      <w:proofErr w:type="spellStart"/>
      <w:r>
        <w:rPr>
          <w:rFonts w:ascii="Consolas" w:hAnsi="Consolas" w:cs="Courier New"/>
          <w:color w:val="333333"/>
          <w:sz w:val="16"/>
        </w:rPr>
        <w:t>geoserver_port</w:t>
      </w:r>
      <w:proofErr w:type="spellEnd"/>
      <w:r>
        <w:rPr>
          <w:rFonts w:ascii="Consolas" w:hAnsi="Consolas" w:cs="Courier New"/>
          <w:color w:val="333333"/>
          <w:sz w:val="16"/>
        </w:rPr>
        <w:t>=8080</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ckan_database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testdb</w:t>
      </w:r>
      <w:proofErr w:type="spellEnd"/>
      <w:r w:rsidRPr="00B32A10">
        <w:rPr>
          <w:rFonts w:ascii="Consolas" w:hAnsi="Consolas" w:cs="Courier New"/>
          <w:color w:val="333333"/>
          <w:sz w:val="16"/>
        </w:rPr>
        <w:t xml:space="preserve">   (The database used by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datastore_database</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test_datastore</w:t>
      </w:r>
      <w:proofErr w:type="spellEnd"/>
      <w:r w:rsidRPr="00B32A10">
        <w:rPr>
          <w:rFonts w:ascii="Consolas" w:hAnsi="Consolas" w:cs="Courier New"/>
          <w:color w:val="333333"/>
          <w:sz w:val="16"/>
        </w:rPr>
        <w:t xml:space="preserve">   (The database used by the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 xml:space="preserve"> </w:t>
      </w:r>
      <w:proofErr w:type="spellStart"/>
      <w:r w:rsidRPr="00B32A10">
        <w:rPr>
          <w:rFonts w:ascii="Consolas" w:hAnsi="Consolas" w:cs="Courier New"/>
          <w:color w:val="333333"/>
          <w:sz w:val="16"/>
        </w:rPr>
        <w:t>datastore</w:t>
      </w:r>
      <w:proofErr w:type="spellEnd"/>
      <w:r w:rsidRPr="00B32A10">
        <w:rPr>
          <w:rFonts w:ascii="Consolas" w:hAnsi="Consolas" w:cs="Courier New"/>
          <w:color w:val="333333"/>
          <w:sz w:val="16"/>
        </w:rPr>
        <w:t>.)</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ckan_user</w:t>
      </w:r>
      <w:proofErr w:type="spellEnd"/>
      <w:r w:rsidRPr="00B32A10">
        <w:rPr>
          <w:rFonts w:ascii="Consolas" w:hAnsi="Consolas" w:cs="Courier New"/>
          <w:color w:val="333333"/>
          <w:sz w:val="16"/>
        </w:rPr>
        <w:t>=</w:t>
      </w:r>
      <w:proofErr w:type="spellStart"/>
      <w:r w:rsidRPr="00B32A10">
        <w:rPr>
          <w:rFonts w:ascii="Consolas" w:hAnsi="Consolas" w:cs="Courier New"/>
          <w:color w:val="333333"/>
          <w:sz w:val="16"/>
        </w:rPr>
        <w:t>testuser</w:t>
      </w:r>
      <w:proofErr w:type="spellEnd"/>
      <w:r w:rsidRPr="00B32A10">
        <w:rPr>
          <w:rFonts w:ascii="Consolas" w:hAnsi="Consolas" w:cs="Courier New"/>
          <w:color w:val="333333"/>
          <w:sz w:val="16"/>
        </w:rPr>
        <w:t xml:space="preserve">   (The username to the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 xml:space="preserve"> database that </w:t>
      </w:r>
      <w:proofErr w:type="spellStart"/>
      <w:r w:rsidRPr="00B32A10">
        <w:rPr>
          <w:rFonts w:ascii="Consolas" w:hAnsi="Consolas" w:cs="Courier New"/>
          <w:color w:val="333333"/>
          <w:sz w:val="16"/>
        </w:rPr>
        <w:t>ckan</w:t>
      </w:r>
      <w:proofErr w:type="spellEnd"/>
      <w:r w:rsidRPr="00B32A10">
        <w:rPr>
          <w:rFonts w:ascii="Consolas" w:hAnsi="Consolas" w:cs="Courier New"/>
          <w:color w:val="333333"/>
          <w:sz w:val="16"/>
        </w:rPr>
        <w:t xml:space="preserve"> will use to connect to </w:t>
      </w:r>
      <w:proofErr w:type="spellStart"/>
      <w:r w:rsidRPr="00B32A10">
        <w:rPr>
          <w:rFonts w:ascii="Consolas" w:hAnsi="Consolas" w:cs="Courier New"/>
          <w:color w:val="333333"/>
          <w:sz w:val="16"/>
        </w:rPr>
        <w:t>postgres</w:t>
      </w:r>
      <w:proofErr w:type="spellEnd"/>
      <w:r w:rsidRPr="00B32A10">
        <w:rPr>
          <w:rFonts w:ascii="Consolas" w:hAnsi="Consolas" w:cs="Courier New"/>
          <w:color w:val="333333"/>
          <w:sz w:val="16"/>
        </w:rPr>
        <w:t>)</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spellStart"/>
      <w:r w:rsidRPr="00B32A10">
        <w:rPr>
          <w:rFonts w:ascii="Consolas" w:hAnsi="Consolas" w:cs="Courier New"/>
          <w:color w:val="333333"/>
          <w:sz w:val="16"/>
        </w:rPr>
        <w:t>ckan_pass</w:t>
      </w:r>
      <w:proofErr w:type="spellEnd"/>
      <w:r w:rsidRPr="00B32A10">
        <w:rPr>
          <w:rFonts w:ascii="Consolas" w:hAnsi="Consolas" w:cs="Courier New"/>
          <w:color w:val="333333"/>
          <w:sz w:val="16"/>
        </w:rPr>
        <w:t xml:space="preserve">=pass   (The password for the </w:t>
      </w:r>
      <w:proofErr w:type="spellStart"/>
      <w:r w:rsidRPr="00B32A10">
        <w:rPr>
          <w:rFonts w:ascii="Consolas" w:hAnsi="Consolas" w:cs="Courier New"/>
          <w:color w:val="333333"/>
          <w:sz w:val="16"/>
        </w:rPr>
        <w:t>ckan_user</w:t>
      </w:r>
      <w:proofErr w:type="spellEnd"/>
      <w:r w:rsidRPr="00B32A10">
        <w:rPr>
          <w:rFonts w:ascii="Consolas" w:hAnsi="Consolas" w:cs="Courier New"/>
          <w:color w:val="333333"/>
          <w:sz w:val="16"/>
        </w:rPr>
        <w:t xml:space="preserve"> role)</w:t>
      </w:r>
    </w:p>
    <w:p w:rsidR="00B32A10" w:rsidRPr="00B32A10" w:rsidRDefault="00B32A10"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6"/>
        </w:rPr>
      </w:pPr>
      <w:r w:rsidRPr="00B32A10">
        <w:rPr>
          <w:rFonts w:ascii="Consolas" w:hAnsi="Consolas" w:cs="Courier New"/>
          <w:color w:val="333333"/>
          <w:sz w:val="16"/>
        </w:rPr>
        <w:t xml:space="preserve">   </w:t>
      </w:r>
      <w:proofErr w:type="gramStart"/>
      <w:r w:rsidRPr="00B32A10">
        <w:rPr>
          <w:rFonts w:ascii="Consolas" w:hAnsi="Consolas" w:cs="Courier New"/>
          <w:color w:val="333333"/>
          <w:sz w:val="16"/>
        </w:rPr>
        <w:t>verbose=</w:t>
      </w:r>
      <w:proofErr w:type="gramEnd"/>
      <w:r w:rsidRPr="00B32A10">
        <w:rPr>
          <w:rFonts w:ascii="Consolas" w:hAnsi="Consolas" w:cs="Courier New"/>
          <w:color w:val="333333"/>
          <w:sz w:val="16"/>
        </w:rPr>
        <w:t>true  (As the script runs, do you want to see a bunch of output. Say true. )</w:t>
      </w:r>
    </w:p>
    <w:p w:rsidR="00B32A10" w:rsidRPr="00B32A10" w:rsidRDefault="009B79BA" w:rsidP="00B32A10">
      <w:pPr>
        <w:pBdr>
          <w:top w:val="single" w:sz="6" w:space="4" w:color="DDDDDD"/>
          <w:left w:val="single" w:sz="6" w:space="7" w:color="DDDDDD"/>
          <w:bottom w:val="single" w:sz="6" w:space="4" w:color="DDDDDD"/>
          <w:right w:val="single" w:sz="6" w:space="7"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8" w:lineRule="atLeast"/>
        <w:rPr>
          <w:rFonts w:ascii="Consolas" w:hAnsi="Consolas" w:cs="Courier New"/>
          <w:color w:val="333333"/>
          <w:sz w:val="18"/>
          <w:szCs w:val="18"/>
        </w:rPr>
      </w:pPr>
      <w:r>
        <w:rPr>
          <w:rFonts w:ascii="Consolas" w:hAnsi="Consolas" w:cs="Courier New"/>
          <w:color w:val="333333"/>
          <w:sz w:val="16"/>
        </w:rPr>
        <w:t xml:space="preserve">   </w:t>
      </w:r>
      <w:proofErr w:type="spellStart"/>
      <w:r>
        <w:rPr>
          <w:rFonts w:ascii="Consolas" w:hAnsi="Consolas" w:cs="Courier New"/>
          <w:color w:val="333333"/>
          <w:sz w:val="16"/>
        </w:rPr>
        <w:t>pip_proxy</w:t>
      </w:r>
      <w:proofErr w:type="spellEnd"/>
      <w:r>
        <w:rPr>
          <w:rFonts w:ascii="Consolas" w:hAnsi="Consolas" w:cs="Courier New"/>
          <w:color w:val="333333"/>
          <w:sz w:val="16"/>
        </w:rPr>
        <w:t>=10.0.2.2:3128   (</w:t>
      </w:r>
      <w:r w:rsidR="00B32A10" w:rsidRPr="00B32A10">
        <w:rPr>
          <w:rFonts w:ascii="Consolas" w:hAnsi="Consolas" w:cs="Courier New"/>
          <w:color w:val="333333"/>
          <w:sz w:val="16"/>
        </w:rPr>
        <w:t>Some people need to set this explicitly. It's usually 10.0.2.2:3128)</w:t>
      </w:r>
    </w:p>
    <w:p w:rsidR="00B32A10" w:rsidRDefault="00B32A10" w:rsidP="0084104E"/>
    <w:p w:rsidR="00837075" w:rsidRDefault="00827445" w:rsidP="0084104E">
      <w:r>
        <w:t>Later when you will run the</w:t>
      </w:r>
      <w:r w:rsidR="001C7AFD">
        <w:t xml:space="preserve"> installer.sh script</w:t>
      </w:r>
      <w:r>
        <w:t>,</w:t>
      </w:r>
      <w:r w:rsidR="001C7AFD">
        <w:t xml:space="preserve"> it will prompt you in several places to update </w:t>
      </w:r>
      <w:r>
        <w:t xml:space="preserve">other </w:t>
      </w:r>
      <w:r w:rsidR="001C7AFD">
        <w:t>various items</w:t>
      </w:r>
      <w:r>
        <w:t xml:space="preserve"> (don’t start </w:t>
      </w:r>
      <w:r w:rsidR="000E738B">
        <w:t>the installer.sh script yet, just set the parameters in my_config.cfg for now)</w:t>
      </w:r>
      <w:r>
        <w:t>.</w:t>
      </w:r>
    </w:p>
    <w:p w:rsidR="00837075" w:rsidRDefault="00837075" w:rsidP="00837075"/>
    <w:p w:rsidR="005857AB" w:rsidRDefault="005857AB" w:rsidP="005857AB">
      <w:pPr>
        <w:pStyle w:val="Heading2"/>
        <w:keepLines/>
        <w:tabs>
          <w:tab w:val="clear" w:pos="576"/>
          <w:tab w:val="num" w:pos="1080"/>
        </w:tabs>
        <w:spacing w:before="0" w:after="230" w:line="370" w:lineRule="atLeast"/>
        <w:ind w:left="432" w:hanging="432"/>
      </w:pPr>
      <w:bookmarkStart w:id="51" w:name="_Toc362454657"/>
      <w:r>
        <w:t xml:space="preserve">Installing </w:t>
      </w:r>
      <w:r w:rsidR="008B4B78">
        <w:t>required programs</w:t>
      </w:r>
      <w:bookmarkEnd w:id="51"/>
    </w:p>
    <w:p w:rsidR="005857AB" w:rsidRDefault="00F74AD6" w:rsidP="0084104E">
      <w:r>
        <w:t xml:space="preserve">There is no need to install </w:t>
      </w:r>
      <w:r w:rsidR="008B4B78">
        <w:t xml:space="preserve">required programs as </w:t>
      </w:r>
      <w:r>
        <w:t>java,</w:t>
      </w:r>
      <w:r w:rsidR="008B4B78">
        <w:t xml:space="preserve"> </w:t>
      </w:r>
      <w:proofErr w:type="spellStart"/>
      <w:r w:rsidR="008B4B78">
        <w:t>postgresql</w:t>
      </w:r>
      <w:proofErr w:type="spellEnd"/>
      <w:r w:rsidR="008B4B78">
        <w:t>, python and others.</w:t>
      </w:r>
      <w:r>
        <w:t xml:space="preserve"> </w:t>
      </w:r>
      <w:r w:rsidR="008B4B78">
        <w:t>T</w:t>
      </w:r>
      <w:r>
        <w:t xml:space="preserve">he installation script will </w:t>
      </w:r>
      <w:r w:rsidR="008B4B78">
        <w:t xml:space="preserve">take care of those dependencies utilizing the apt-get program. </w:t>
      </w:r>
      <w:r w:rsidR="009B79BA">
        <w:t xml:space="preserve">Some dependencies such as </w:t>
      </w:r>
      <w:proofErr w:type="spellStart"/>
      <w:r w:rsidR="009B79BA">
        <w:t>Solr</w:t>
      </w:r>
      <w:proofErr w:type="spellEnd"/>
      <w:r w:rsidR="009B79BA">
        <w:t xml:space="preserve"> and </w:t>
      </w:r>
      <w:proofErr w:type="spellStart"/>
      <w:r w:rsidR="009B79BA">
        <w:t>Geoserver</w:t>
      </w:r>
      <w:proofErr w:type="spellEnd"/>
      <w:r w:rsidR="009B79BA">
        <w:t xml:space="preserve"> must be </w:t>
      </w:r>
      <w:r w:rsidR="008B4B78">
        <w:t xml:space="preserve">installed separately. </w:t>
      </w:r>
      <w:r w:rsidR="009B79BA">
        <w:t>Follow all the instructions below for each program.</w:t>
      </w:r>
    </w:p>
    <w:p w:rsidR="005857AB" w:rsidRDefault="005857AB" w:rsidP="0084104E"/>
    <w:p w:rsidR="005857AB" w:rsidRPr="00C03A67" w:rsidRDefault="005857AB" w:rsidP="009B79BA">
      <w:pPr>
        <w:pStyle w:val="Heading3"/>
      </w:pPr>
      <w:bookmarkStart w:id="52" w:name="_Toc362454658"/>
      <w:r w:rsidRPr="00C03A67">
        <w:t xml:space="preserve">Installing Apache </w:t>
      </w:r>
      <w:proofErr w:type="spellStart"/>
      <w:r w:rsidRPr="00C03A67">
        <w:t>Solr</w:t>
      </w:r>
      <w:bookmarkEnd w:id="52"/>
      <w:proofErr w:type="spellEnd"/>
    </w:p>
    <w:p w:rsidR="005857AB" w:rsidRPr="00C03A67" w:rsidRDefault="005857AB" w:rsidP="005857AB">
      <w:proofErr w:type="spellStart"/>
      <w:r w:rsidRPr="00C03A67">
        <w:t>Solr</w:t>
      </w:r>
      <w:proofErr w:type="spellEnd"/>
      <w:r w:rsidRPr="00C03A67">
        <w:t xml:space="preserve"> is a web search appliance around Apache </w:t>
      </w:r>
      <w:proofErr w:type="spellStart"/>
      <w:r w:rsidRPr="00C03A67">
        <w:t>Lucene</w:t>
      </w:r>
      <w:proofErr w:type="spellEnd"/>
      <w:r w:rsidRPr="00C03A67">
        <w:t xml:space="preserve">. </w:t>
      </w:r>
      <w:proofErr w:type="spellStart"/>
      <w:r w:rsidRPr="00C03A67">
        <w:t>Lucene</w:t>
      </w:r>
      <w:proofErr w:type="spellEnd"/>
      <w:r w:rsidRPr="00C03A67">
        <w:t xml:space="preserve"> is a search engine/indexer for unstructured data as text documents. </w:t>
      </w:r>
      <w:proofErr w:type="spellStart"/>
      <w:r w:rsidRPr="00C03A67">
        <w:t>Solr</w:t>
      </w:r>
      <w:proofErr w:type="spellEnd"/>
      <w:r w:rsidRPr="00C03A67">
        <w:t xml:space="preserve"> also provides a web interface, allowing other programs to search for content in a </w:t>
      </w:r>
      <w:proofErr w:type="spellStart"/>
      <w:r w:rsidRPr="00C03A67">
        <w:t>lucene</w:t>
      </w:r>
      <w:proofErr w:type="spellEnd"/>
      <w:r w:rsidRPr="00C03A67">
        <w:t xml:space="preserve"> repository using HTTP protocol.</w:t>
      </w:r>
    </w:p>
    <w:p w:rsidR="005857AB" w:rsidRPr="00C03A67" w:rsidRDefault="005857AB" w:rsidP="009B79BA">
      <w:pPr>
        <w:pStyle w:val="Heading4"/>
      </w:pPr>
      <w:r w:rsidRPr="00C03A67">
        <w:lastRenderedPageBreak/>
        <w:t xml:space="preserve">Downloading </w:t>
      </w:r>
      <w:proofErr w:type="spellStart"/>
      <w:r w:rsidRPr="00C03A67">
        <w:t>Solr</w:t>
      </w:r>
      <w:proofErr w:type="spellEnd"/>
    </w:p>
    <w:p w:rsidR="005857AB" w:rsidRPr="00C03A67" w:rsidRDefault="005857AB" w:rsidP="005857AB">
      <w:r w:rsidRPr="00C03A67">
        <w:t xml:space="preserve">First, we have to download </w:t>
      </w:r>
      <w:proofErr w:type="spellStart"/>
      <w:r w:rsidRPr="00C03A67">
        <w:t>Solr</w:t>
      </w:r>
      <w:proofErr w:type="spellEnd"/>
      <w:r w:rsidRPr="00C03A67">
        <w:t xml:space="preserve"> distribution from Apache web site. We need version 4.0 or later, that adds support for geo-based queries.</w:t>
      </w:r>
    </w:p>
    <w:p w:rsidR="005857AB" w:rsidRPr="00C03A67" w:rsidRDefault="005857AB" w:rsidP="005857AB">
      <w:r w:rsidRPr="00C03A67">
        <w:t xml:space="preserve">Download </w:t>
      </w:r>
      <w:proofErr w:type="spellStart"/>
      <w:r w:rsidRPr="00C03A67">
        <w:t>solr</w:t>
      </w:r>
      <w:proofErr w:type="spellEnd"/>
      <w:r w:rsidRPr="00C03A67">
        <w:t xml:space="preserve"> from: </w:t>
      </w:r>
      <w:hyperlink r:id="rId34" w:history="1">
        <w:r w:rsidRPr="00C03A67">
          <w:rPr>
            <w:rStyle w:val="Hyperlink"/>
          </w:rPr>
          <w:t>http://lucene.apache.org/solr/</w:t>
        </w:r>
      </w:hyperlink>
      <w:r w:rsidRPr="00C03A67">
        <w:t xml:space="preserve">. Click on the DOWNLOAD button for </w:t>
      </w:r>
      <w:r w:rsidR="00B32A10">
        <w:t xml:space="preserve">version </w:t>
      </w:r>
      <w:r w:rsidRPr="00C03A67">
        <w:t xml:space="preserve">4.0 and download the .zip file from one of the mirrors listed at: </w:t>
      </w:r>
      <w:r w:rsidRPr="00B32A10">
        <w:t>http://www.apache.org/dyn/cl</w:t>
      </w:r>
      <w:r w:rsidR="00B32A10">
        <w:t>oser.cgi/lucene/solr/</w:t>
      </w:r>
    </w:p>
    <w:p w:rsidR="007F4131" w:rsidRPr="00C03A67" w:rsidRDefault="005857AB" w:rsidP="007F4131">
      <w:pPr>
        <w:rPr>
          <w:rFonts w:ascii="Courier New" w:hAnsi="Courier New" w:cs="Courier New"/>
        </w:rPr>
      </w:pPr>
      <w:r w:rsidRPr="00C03A67">
        <w:t>In particular, we downloaded</w:t>
      </w:r>
      <w:r w:rsidR="00B32A10">
        <w:t xml:space="preserve"> </w:t>
      </w:r>
      <w:r w:rsidR="00B32A10" w:rsidRPr="00B32A10">
        <w:t>solr-4.2.1.tgz</w:t>
      </w:r>
      <w:r w:rsidR="00B32A10">
        <w:t xml:space="preserve"> from</w:t>
      </w:r>
      <w:r w:rsidRPr="00C03A67">
        <w:t xml:space="preserve">: </w:t>
      </w:r>
      <w:r w:rsidR="007F4131" w:rsidRPr="00A0710E">
        <w:rPr>
          <w:rFonts w:ascii="Courier New" w:hAnsi="Courier New" w:cs="Courier New"/>
        </w:rPr>
        <w:t>http://archive.apache.org/dist/lucene/solr/4.2.1/</w:t>
      </w:r>
      <w:r w:rsidR="007F4131">
        <w:rPr>
          <w:rFonts w:ascii="Courier New" w:hAnsi="Courier New" w:cs="Courier New"/>
        </w:rPr>
        <w:t>solr-4.2.1.tgz</w:t>
      </w:r>
    </w:p>
    <w:p w:rsidR="005857AB" w:rsidRDefault="006052C4" w:rsidP="005857AB">
      <w:r>
        <w:t xml:space="preserve">We install </w:t>
      </w:r>
      <w:proofErr w:type="spellStart"/>
      <w:r>
        <w:t>Sol</w:t>
      </w:r>
      <w:r w:rsidR="005857AB" w:rsidRPr="00C03A67">
        <w:t>r</w:t>
      </w:r>
      <w:proofErr w:type="spellEnd"/>
      <w:r w:rsidR="005857AB" w:rsidRPr="00C03A67">
        <w:t xml:space="preserve"> at /opt/</w:t>
      </w:r>
      <w:proofErr w:type="spellStart"/>
      <w:r w:rsidR="005857AB" w:rsidRPr="00C03A67">
        <w:t>s</w:t>
      </w:r>
      <w:r w:rsidR="00B32A10">
        <w:t>o</w:t>
      </w:r>
      <w:r w:rsidR="005857AB" w:rsidRPr="00C03A67">
        <w:t>lr</w:t>
      </w:r>
      <w:proofErr w:type="spellEnd"/>
      <w:r w:rsidR="008B4B78">
        <w:t xml:space="preserve"> using the following steps.</w:t>
      </w:r>
    </w:p>
    <w:p w:rsidR="008B4B78" w:rsidRPr="00C03A67" w:rsidRDefault="008B4B78" w:rsidP="005857AB"/>
    <w:tbl>
      <w:tblPr>
        <w:tblStyle w:val="TableGrid"/>
        <w:tblW w:w="0" w:type="auto"/>
        <w:tblLook w:val="04A0"/>
      </w:tblPr>
      <w:tblGrid>
        <w:gridCol w:w="9576"/>
      </w:tblGrid>
      <w:tr w:rsidR="005857AB" w:rsidRPr="00C03A67" w:rsidTr="00D93D27">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827445" w:rsidRPr="00827445" w:rsidRDefault="005857AB" w:rsidP="00D93D27">
            <w:pPr>
              <w:rPr>
                <w:rFonts w:ascii="Courier New" w:hAnsi="Courier New" w:cs="Courier New"/>
                <w:lang w:val="es-ES"/>
              </w:rPr>
            </w:pPr>
            <w:r w:rsidRPr="00827445">
              <w:rPr>
                <w:rFonts w:ascii="Courier New" w:hAnsi="Courier New" w:cs="Courier New"/>
                <w:lang w:val="es-ES"/>
              </w:rPr>
              <w:t xml:space="preserve">% </w:t>
            </w:r>
            <w:r w:rsidR="00827445" w:rsidRPr="00827445">
              <w:rPr>
                <w:rFonts w:ascii="Courier New" w:hAnsi="Courier New" w:cs="Courier New"/>
                <w:lang w:val="es-ES"/>
              </w:rPr>
              <w:t>sudo su</w:t>
            </w:r>
          </w:p>
          <w:p w:rsidR="009607F7" w:rsidRPr="0078770F" w:rsidRDefault="00827445" w:rsidP="00D93D27">
            <w:pPr>
              <w:rPr>
                <w:rFonts w:ascii="Courier New" w:hAnsi="Courier New" w:cs="Courier New"/>
                <w:lang w:val="es-ES"/>
              </w:rPr>
            </w:pPr>
            <w:r w:rsidRPr="0078770F">
              <w:rPr>
                <w:rFonts w:ascii="Courier New" w:hAnsi="Courier New" w:cs="Courier New"/>
                <w:lang w:val="es-ES"/>
              </w:rPr>
              <w:t xml:space="preserve">% </w:t>
            </w:r>
            <w:proofErr w:type="spellStart"/>
            <w:r w:rsidR="009607F7" w:rsidRPr="0078770F">
              <w:rPr>
                <w:rFonts w:ascii="Courier New" w:hAnsi="Courier New" w:cs="Courier New"/>
                <w:lang w:val="es-ES"/>
              </w:rPr>
              <w:t>cd</w:t>
            </w:r>
            <w:proofErr w:type="spellEnd"/>
            <w:r w:rsidR="009607F7" w:rsidRPr="0078770F">
              <w:rPr>
                <w:rFonts w:ascii="Courier New" w:hAnsi="Courier New" w:cs="Courier New"/>
                <w:lang w:val="es-ES"/>
              </w:rPr>
              <w:t xml:space="preserve"> /</w:t>
            </w:r>
            <w:proofErr w:type="spellStart"/>
            <w:r w:rsidR="009607F7" w:rsidRPr="0078770F">
              <w:rPr>
                <w:rFonts w:ascii="Courier New" w:hAnsi="Courier New" w:cs="Courier New"/>
                <w:lang w:val="es-ES"/>
              </w:rPr>
              <w:t>opt</w:t>
            </w:r>
            <w:proofErr w:type="spellEnd"/>
          </w:p>
          <w:p w:rsidR="005857AB" w:rsidRPr="0078770F" w:rsidRDefault="009607F7" w:rsidP="00D93D27">
            <w:pPr>
              <w:rPr>
                <w:rFonts w:ascii="Courier New" w:hAnsi="Courier New" w:cs="Courier New"/>
                <w:lang w:val="es-ES"/>
              </w:rPr>
            </w:pPr>
            <w:r w:rsidRPr="0078770F">
              <w:rPr>
                <w:rFonts w:ascii="Courier New" w:hAnsi="Courier New" w:cs="Courier New"/>
                <w:lang w:val="es-ES"/>
              </w:rPr>
              <w:t xml:space="preserve">% </w:t>
            </w:r>
            <w:proofErr w:type="spellStart"/>
            <w:r w:rsidR="005857AB" w:rsidRPr="0078770F">
              <w:rPr>
                <w:rFonts w:ascii="Courier New" w:hAnsi="Courier New" w:cs="Courier New"/>
                <w:lang w:val="es-ES"/>
              </w:rPr>
              <w:t>mkdir</w:t>
            </w:r>
            <w:proofErr w:type="spellEnd"/>
            <w:r w:rsidR="005857AB" w:rsidRPr="0078770F">
              <w:rPr>
                <w:rFonts w:ascii="Courier New" w:hAnsi="Courier New" w:cs="Courier New"/>
                <w:lang w:val="es-ES"/>
              </w:rPr>
              <w:t xml:space="preserve"> </w:t>
            </w:r>
            <w:proofErr w:type="spellStart"/>
            <w:r w:rsidR="007F4131">
              <w:rPr>
                <w:rFonts w:ascii="Courier New" w:hAnsi="Courier New" w:cs="Courier New"/>
                <w:lang w:val="es-ES"/>
              </w:rPr>
              <w:t>s</w:t>
            </w:r>
            <w:r w:rsidR="00B32A10" w:rsidRPr="0078770F">
              <w:rPr>
                <w:rFonts w:ascii="Courier New" w:hAnsi="Courier New" w:cs="Courier New"/>
                <w:lang w:val="es-ES"/>
              </w:rPr>
              <w:t>o</w:t>
            </w:r>
            <w:r w:rsidR="005857AB" w:rsidRPr="0078770F">
              <w:rPr>
                <w:rFonts w:ascii="Courier New" w:hAnsi="Courier New" w:cs="Courier New"/>
                <w:lang w:val="es-ES"/>
              </w:rPr>
              <w:t>lr</w:t>
            </w:r>
            <w:proofErr w:type="spellEnd"/>
          </w:p>
          <w:p w:rsidR="005857AB" w:rsidRDefault="005857AB" w:rsidP="00D93D27">
            <w:pPr>
              <w:rPr>
                <w:rFonts w:ascii="Courier New" w:hAnsi="Courier New" w:cs="Courier New"/>
              </w:rPr>
            </w:pPr>
            <w:r w:rsidRPr="009607F7">
              <w:rPr>
                <w:rFonts w:ascii="Courier New" w:hAnsi="Courier New" w:cs="Courier New"/>
              </w:rPr>
              <w:t xml:space="preserve">% </w:t>
            </w:r>
            <w:proofErr w:type="spellStart"/>
            <w:r w:rsidRPr="009607F7">
              <w:rPr>
                <w:rFonts w:ascii="Courier New" w:hAnsi="Courier New" w:cs="Courier New"/>
              </w:rPr>
              <w:t>cd</w:t>
            </w:r>
            <w:proofErr w:type="spellEnd"/>
            <w:r w:rsidRPr="009607F7">
              <w:rPr>
                <w:rFonts w:ascii="Courier New" w:hAnsi="Courier New" w:cs="Courier New"/>
              </w:rPr>
              <w:t xml:space="preserve"> </w:t>
            </w:r>
            <w:proofErr w:type="spellStart"/>
            <w:r w:rsidRPr="009607F7">
              <w:rPr>
                <w:rFonts w:ascii="Courier New" w:hAnsi="Courier New" w:cs="Courier New"/>
              </w:rPr>
              <w:t>s</w:t>
            </w:r>
            <w:r w:rsidR="00B32A10" w:rsidRPr="009607F7">
              <w:rPr>
                <w:rFonts w:ascii="Courier New" w:hAnsi="Courier New" w:cs="Courier New"/>
              </w:rPr>
              <w:t>o</w:t>
            </w:r>
            <w:r w:rsidRPr="009607F7">
              <w:rPr>
                <w:rFonts w:ascii="Courier New" w:hAnsi="Courier New" w:cs="Courier New"/>
              </w:rPr>
              <w:t>lr</w:t>
            </w:r>
            <w:proofErr w:type="spellEnd"/>
          </w:p>
          <w:p w:rsidR="007F4131" w:rsidRPr="00C03A67" w:rsidRDefault="007F4131" w:rsidP="007F4131">
            <w:pPr>
              <w:rPr>
                <w:rFonts w:ascii="Courier New" w:hAnsi="Courier New" w:cs="Courier New"/>
              </w:rPr>
            </w:pPr>
            <w:r>
              <w:rPr>
                <w:rFonts w:ascii="Courier New" w:hAnsi="Courier New" w:cs="Courier New"/>
              </w:rPr>
              <w:t xml:space="preserve">% </w:t>
            </w:r>
            <w:proofErr w:type="spellStart"/>
            <w:r>
              <w:rPr>
                <w:rFonts w:ascii="Courier New" w:hAnsi="Courier New" w:cs="Courier New"/>
              </w:rPr>
              <w:t>wget</w:t>
            </w:r>
            <w:proofErr w:type="spellEnd"/>
            <w:r>
              <w:rPr>
                <w:rFonts w:ascii="Courier New" w:hAnsi="Courier New" w:cs="Courier New"/>
              </w:rPr>
              <w:t xml:space="preserve"> </w:t>
            </w:r>
            <w:r w:rsidRPr="00A0710E">
              <w:rPr>
                <w:rFonts w:ascii="Courier New" w:hAnsi="Courier New" w:cs="Courier New"/>
              </w:rPr>
              <w:t>http://archive.apache.org/dist/lucene/solr/4.2.1/</w:t>
            </w:r>
            <w:r>
              <w:rPr>
                <w:rFonts w:ascii="Courier New" w:hAnsi="Courier New" w:cs="Courier New"/>
              </w:rPr>
              <w:t>solr-4.2.1.tgz</w:t>
            </w:r>
          </w:p>
          <w:p w:rsidR="005857AB" w:rsidRPr="00C03A67" w:rsidRDefault="005857AB" w:rsidP="00B32A10">
            <w:pPr>
              <w:rPr>
                <w:rFonts w:ascii="Courier New" w:hAnsi="Courier New" w:cs="Courier New"/>
              </w:rPr>
            </w:pPr>
            <w:r w:rsidRPr="00C03A67">
              <w:rPr>
                <w:rFonts w:ascii="Courier New" w:hAnsi="Courier New" w:cs="Courier New"/>
              </w:rPr>
              <w:t xml:space="preserve">% </w:t>
            </w:r>
            <w:r w:rsidR="00B32A10">
              <w:rPr>
                <w:rFonts w:ascii="Courier New" w:hAnsi="Courier New" w:cs="Courier New"/>
              </w:rPr>
              <w:t xml:space="preserve">tar </w:t>
            </w:r>
            <w:proofErr w:type="spellStart"/>
            <w:r w:rsidR="00B32A10">
              <w:rPr>
                <w:rFonts w:ascii="Courier New" w:hAnsi="Courier New" w:cs="Courier New"/>
              </w:rPr>
              <w:t>xvfz</w:t>
            </w:r>
            <w:proofErr w:type="spellEnd"/>
            <w:r w:rsidRPr="00C03A67">
              <w:rPr>
                <w:rFonts w:ascii="Courier New" w:hAnsi="Courier New" w:cs="Courier New"/>
              </w:rPr>
              <w:t xml:space="preserve"> </w:t>
            </w:r>
            <w:r w:rsidR="00B32A10" w:rsidRPr="00B32A10">
              <w:rPr>
                <w:rFonts w:ascii="Courier New" w:hAnsi="Courier New" w:cs="Courier New"/>
              </w:rPr>
              <w:t xml:space="preserve">solr-4.2.1.tgz </w:t>
            </w:r>
          </w:p>
        </w:tc>
      </w:tr>
    </w:tbl>
    <w:p w:rsidR="005857AB" w:rsidRDefault="005857AB" w:rsidP="005857AB"/>
    <w:p w:rsidR="00B07DC6" w:rsidRDefault="00B07DC6" w:rsidP="005857AB">
      <w:r>
        <w:t xml:space="preserve">If </w:t>
      </w:r>
      <w:proofErr w:type="spellStart"/>
      <w:r>
        <w:t>wget</w:t>
      </w:r>
      <w:proofErr w:type="spellEnd"/>
      <w:r>
        <w:t xml:space="preserve"> does not work for you, see the section </w:t>
      </w:r>
      <w:fldSimple w:instr=" REF _Ref359833839 ">
        <w:r w:rsidRPr="00C03A67">
          <w:t xml:space="preserve">Configuring the </w:t>
        </w:r>
        <w:r>
          <w:t>Behind</w:t>
        </w:r>
        <w:r w:rsidRPr="00C03A67">
          <w:t xml:space="preserve"> a </w:t>
        </w:r>
        <w:r>
          <w:t>C</w:t>
        </w:r>
        <w:r w:rsidRPr="00C03A67">
          <w:t xml:space="preserve">orporate </w:t>
        </w:r>
        <w:r>
          <w:t>F</w:t>
        </w:r>
        <w:r w:rsidRPr="00C03A67">
          <w:t>irewall</w:t>
        </w:r>
        <w:r>
          <w:t xml:space="preserve"> (OPTIONAL)</w:t>
        </w:r>
      </w:fldSimple>
      <w:r>
        <w:t xml:space="preserve"> to make sure your internet access is configured, or use your browser to navigate to the </w:t>
      </w:r>
      <w:r w:rsidR="007F4131" w:rsidRPr="007F4131">
        <w:t>a</w:t>
      </w:r>
      <w:r w:rsidR="007F4131">
        <w:t>rchive.apache.org</w:t>
      </w:r>
      <w:r>
        <w:t xml:space="preserve"> web site to download the </w:t>
      </w:r>
      <w:proofErr w:type="spellStart"/>
      <w:r>
        <w:t>solr</w:t>
      </w:r>
      <w:proofErr w:type="spellEnd"/>
      <w:r>
        <w:t xml:space="preserve"> </w:t>
      </w:r>
      <w:proofErr w:type="spellStart"/>
      <w:r>
        <w:t>tgz</w:t>
      </w:r>
      <w:proofErr w:type="spellEnd"/>
      <w:r>
        <w:t xml:space="preserve"> file, then proceed with un-tarring it with the tar </w:t>
      </w:r>
      <w:proofErr w:type="spellStart"/>
      <w:r>
        <w:t>xvfz</w:t>
      </w:r>
      <w:proofErr w:type="spellEnd"/>
      <w:r>
        <w:t xml:space="preserve"> command.</w:t>
      </w:r>
    </w:p>
    <w:p w:rsidR="007F4131" w:rsidRDefault="007F4131" w:rsidP="005857AB">
      <w:r>
        <w:t xml:space="preserve">To start </w:t>
      </w:r>
      <w:proofErr w:type="spellStart"/>
      <w:r>
        <w:t>solr</w:t>
      </w:r>
      <w:proofErr w:type="spellEnd"/>
      <w:r>
        <w:t>, go to /opt/</w:t>
      </w:r>
      <w:proofErr w:type="spellStart"/>
      <w:r>
        <w:t>solr</w:t>
      </w:r>
      <w:proofErr w:type="spellEnd"/>
      <w:r>
        <w:t>/solr-4.2.1/example and run:</w:t>
      </w:r>
    </w:p>
    <w:p w:rsidR="007F4131" w:rsidRDefault="007F4131" w:rsidP="005857AB">
      <w:proofErr w:type="gramStart"/>
      <w:r>
        <w:t>java</w:t>
      </w:r>
      <w:proofErr w:type="gramEnd"/>
      <w:r>
        <w:t xml:space="preserve"> –jar start.jar</w:t>
      </w:r>
    </w:p>
    <w:p w:rsidR="007F4131" w:rsidRDefault="007F4131" w:rsidP="005857AB">
      <w:r>
        <w:t>However, see a later step that will change the schema file first…</w:t>
      </w:r>
    </w:p>
    <w:p w:rsidR="009B79BA" w:rsidRDefault="009B79BA" w:rsidP="005857AB"/>
    <w:p w:rsidR="009B79BA" w:rsidRPr="00C03A67" w:rsidRDefault="009B79BA" w:rsidP="009B79BA">
      <w:pPr>
        <w:pStyle w:val="Heading3"/>
      </w:pPr>
      <w:bookmarkStart w:id="53" w:name="_Toc362454659"/>
      <w:r w:rsidRPr="00C03A67">
        <w:t xml:space="preserve">Installing </w:t>
      </w:r>
      <w:proofErr w:type="spellStart"/>
      <w:r w:rsidRPr="00C03A67">
        <w:t>Geoserver</w:t>
      </w:r>
      <w:bookmarkEnd w:id="53"/>
      <w:proofErr w:type="spellEnd"/>
    </w:p>
    <w:p w:rsidR="009B79BA" w:rsidRPr="00C03A67" w:rsidRDefault="009B79BA" w:rsidP="009B79BA">
      <w:proofErr w:type="spellStart"/>
      <w:r w:rsidRPr="00C03A67">
        <w:t>Geoserver</w:t>
      </w:r>
      <w:proofErr w:type="spellEnd"/>
      <w:r w:rsidRPr="00C03A67">
        <w:t xml:space="preserve"> is a web application that allows users to view and edit geospatial data using a web interface defined by the Open Geospatial Consortium (OGC). It can render geo-located data on top of existing mapping applications such as Go</w:t>
      </w:r>
      <w:r>
        <w:t>o</w:t>
      </w:r>
      <w:r w:rsidRPr="00C03A67">
        <w:t xml:space="preserve">gle Maps, Google Earth, Yahoo Maps and Microsoft Virtual Earth. </w:t>
      </w:r>
    </w:p>
    <w:p w:rsidR="009B79BA" w:rsidRPr="00C03A67" w:rsidRDefault="009B79BA" w:rsidP="009B79BA">
      <w:proofErr w:type="spellStart"/>
      <w:r w:rsidRPr="00C03A67">
        <w:t>Geoserver</w:t>
      </w:r>
      <w:proofErr w:type="spellEnd"/>
      <w:r w:rsidRPr="00C03A67">
        <w:t xml:space="preserve"> is deployed as a Web Archive (war file) within tomcat 7. Hence, in order to install </w:t>
      </w:r>
      <w:proofErr w:type="spellStart"/>
      <w:r w:rsidRPr="00C03A67">
        <w:t>geoserver</w:t>
      </w:r>
      <w:proofErr w:type="spellEnd"/>
      <w:r w:rsidRPr="00C03A67">
        <w:t xml:space="preserve">, one must first download </w:t>
      </w:r>
      <w:proofErr w:type="spellStart"/>
      <w:r w:rsidRPr="00C03A67">
        <w:t>geoserver</w:t>
      </w:r>
      <w:proofErr w:type="spellEnd"/>
      <w:r w:rsidRPr="00C03A67">
        <w:t xml:space="preserve"> from the website, and unpack its content within /</w:t>
      </w:r>
      <w:proofErr w:type="spellStart"/>
      <w:r w:rsidRPr="00C03A67">
        <w:t>var</w:t>
      </w:r>
      <w:proofErr w:type="spellEnd"/>
      <w:r w:rsidRPr="00C03A67">
        <w:t>/lib/tomcat7/</w:t>
      </w:r>
      <w:proofErr w:type="spellStart"/>
      <w:r w:rsidRPr="00C03A67">
        <w:t>webaps</w:t>
      </w:r>
      <w:proofErr w:type="spellEnd"/>
      <w:r w:rsidRPr="00C03A67">
        <w:t xml:space="preserve"> folder</w:t>
      </w:r>
      <w:r>
        <w:t xml:space="preserve"> or run it as standalone.</w:t>
      </w:r>
    </w:p>
    <w:p w:rsidR="009B79BA" w:rsidRDefault="009B79BA" w:rsidP="009B79BA">
      <w:r w:rsidRPr="00C03A67">
        <w:t xml:space="preserve">First, download the stable distribution of </w:t>
      </w:r>
      <w:proofErr w:type="spellStart"/>
      <w:r w:rsidRPr="00C03A67">
        <w:t>geoserver</w:t>
      </w:r>
      <w:proofErr w:type="spellEnd"/>
      <w:r w:rsidRPr="00C03A67">
        <w:t xml:space="preserve"> from: </w:t>
      </w:r>
      <w:hyperlink r:id="rId35" w:history="1">
        <w:r w:rsidR="007F4131" w:rsidRPr="00A67908">
          <w:rPr>
            <w:rStyle w:val="Hyperlink"/>
          </w:rPr>
          <w:t>http://geoserver.org/display/GEOS/Download</w:t>
        </w:r>
      </w:hyperlink>
      <w:r w:rsidRPr="00C03A67">
        <w:t xml:space="preserve">. In particular, we downloaded the binary distribution: </w:t>
      </w:r>
      <w:hyperlink r:id="rId36" w:history="1">
        <w:r w:rsidRPr="00C03A67">
          <w:rPr>
            <w:rStyle w:val="Hyperlink"/>
          </w:rPr>
          <w:t>http://downloads.sourceforge.net/geoserver/geoserver-2.1.4-bin.zip</w:t>
        </w:r>
      </w:hyperlink>
      <w:r>
        <w:t>.</w:t>
      </w:r>
    </w:p>
    <w:p w:rsidR="007F4131" w:rsidRDefault="007F4131" w:rsidP="007F4131">
      <w:r>
        <w:lastRenderedPageBreak/>
        <w:t xml:space="preserve">One option is to run </w:t>
      </w:r>
      <w:proofErr w:type="spellStart"/>
      <w:r>
        <w:t>geoserver</w:t>
      </w:r>
      <w:proofErr w:type="spellEnd"/>
      <w:r>
        <w:t xml:space="preserve"> as a standalone application with runs it within a jetty container. To do so you may find that you have to first set JAVA_HOME, e.g. </w:t>
      </w:r>
    </w:p>
    <w:p w:rsidR="007F4131" w:rsidRDefault="007F4131" w:rsidP="007F4131">
      <w:pPr>
        <w:rPr>
          <w:rFonts w:ascii="Consolas" w:hAnsi="Consolas"/>
        </w:rPr>
      </w:pPr>
      <w:proofErr w:type="gramStart"/>
      <w:r w:rsidRPr="00986462">
        <w:rPr>
          <w:rFonts w:ascii="Consolas" w:hAnsi="Consolas"/>
        </w:rPr>
        <w:t>export</w:t>
      </w:r>
      <w:proofErr w:type="gramEnd"/>
      <w:r w:rsidRPr="00986462">
        <w:rPr>
          <w:rFonts w:ascii="Consolas" w:hAnsi="Consolas"/>
        </w:rPr>
        <w:t xml:space="preserve"> JAVA_HOME=/</w:t>
      </w:r>
      <w:proofErr w:type="spellStart"/>
      <w:r w:rsidRPr="00986462">
        <w:rPr>
          <w:rFonts w:ascii="Consolas" w:hAnsi="Consolas"/>
        </w:rPr>
        <w:t>usr</w:t>
      </w:r>
      <w:proofErr w:type="spellEnd"/>
      <w:r w:rsidRPr="00986462">
        <w:rPr>
          <w:rFonts w:ascii="Consolas" w:hAnsi="Consolas"/>
        </w:rPr>
        <w:t>/lib/</w:t>
      </w:r>
      <w:proofErr w:type="spellStart"/>
      <w:r w:rsidRPr="00986462">
        <w:rPr>
          <w:rFonts w:ascii="Consolas" w:hAnsi="Consolas"/>
        </w:rPr>
        <w:t>jvm</w:t>
      </w:r>
      <w:proofErr w:type="spellEnd"/>
      <w:r w:rsidRPr="00986462">
        <w:rPr>
          <w:rFonts w:ascii="Consolas" w:hAnsi="Consolas"/>
        </w:rPr>
        <w:t xml:space="preserve">/java-6-openjdk-i386 </w:t>
      </w:r>
    </w:p>
    <w:p w:rsidR="007F4131" w:rsidRPr="00986462" w:rsidRDefault="007F4131" w:rsidP="007F4131">
      <w:pPr>
        <w:rPr>
          <w:rFonts w:ascii="Consolas" w:hAnsi="Consolas"/>
        </w:rPr>
      </w:pPr>
    </w:p>
    <w:tbl>
      <w:tblPr>
        <w:tblStyle w:val="TableGrid"/>
        <w:tblW w:w="0" w:type="auto"/>
        <w:tblLook w:val="04A0"/>
      </w:tblPr>
      <w:tblGrid>
        <w:gridCol w:w="9576"/>
      </w:tblGrid>
      <w:tr w:rsidR="007F4131" w:rsidRPr="00C03A67" w:rsidTr="007F4131">
        <w:tc>
          <w:tcPr>
            <w:tcW w:w="97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7F4131" w:rsidRPr="00C03A67" w:rsidRDefault="007F4131" w:rsidP="007F4131">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cd</w:t>
            </w:r>
            <w:proofErr w:type="spellEnd"/>
            <w:r w:rsidRPr="00C03A67">
              <w:rPr>
                <w:rFonts w:ascii="Courier New" w:hAnsi="Courier New" w:cs="Courier New"/>
              </w:rPr>
              <w:t xml:space="preserve"> /</w:t>
            </w:r>
            <w:proofErr w:type="spellStart"/>
            <w:r>
              <w:rPr>
                <w:rFonts w:ascii="Courier New" w:hAnsi="Courier New" w:cs="Courier New"/>
              </w:rPr>
              <w:t>geoserver</w:t>
            </w:r>
            <w:proofErr w:type="spellEnd"/>
            <w:r>
              <w:rPr>
                <w:rFonts w:ascii="Courier New" w:hAnsi="Courier New" w:cs="Courier New"/>
              </w:rPr>
              <w:t>/install/dir</w:t>
            </w:r>
          </w:p>
          <w:p w:rsidR="007F4131" w:rsidRPr="00C03A67" w:rsidRDefault="007F4131" w:rsidP="007F4131">
            <w:pPr>
              <w:rPr>
                <w:rFonts w:ascii="Courier New" w:hAnsi="Courier New" w:cs="Courier New"/>
              </w:rPr>
            </w:pPr>
            <w:r w:rsidRPr="00C03A67">
              <w:rPr>
                <w:rFonts w:ascii="Courier New" w:hAnsi="Courier New" w:cs="Courier New"/>
              </w:rPr>
              <w:t xml:space="preserve">% </w:t>
            </w:r>
            <w:r>
              <w:rPr>
                <w:rFonts w:ascii="Courier New" w:hAnsi="Courier New" w:cs="Courier New"/>
              </w:rPr>
              <w:t>start.sh</w:t>
            </w:r>
          </w:p>
        </w:tc>
      </w:tr>
    </w:tbl>
    <w:p w:rsidR="007F4131" w:rsidRDefault="007F4131" w:rsidP="007F4131"/>
    <w:p w:rsidR="007F4131" w:rsidRDefault="007F4131" w:rsidP="007F4131">
      <w:r>
        <w:t xml:space="preserve">Test with </w:t>
      </w:r>
      <w:hyperlink r:id="rId37" w:history="1">
        <w:r w:rsidRPr="00C03A67">
          <w:rPr>
            <w:rStyle w:val="Hyperlink"/>
          </w:rPr>
          <w:t>http://localhost:8080/geoserver</w:t>
        </w:r>
      </w:hyperlink>
      <w:r>
        <w:t>.</w:t>
      </w:r>
    </w:p>
    <w:p w:rsidR="007F4131" w:rsidRDefault="007F4131" w:rsidP="007F4131">
      <w:r>
        <w:t>Default l</w:t>
      </w:r>
      <w:r w:rsidRPr="00C03A67">
        <w:t xml:space="preserve">og-in </w:t>
      </w:r>
      <w:r>
        <w:t>i</w:t>
      </w:r>
      <w:r w:rsidRPr="00C03A67">
        <w:t xml:space="preserve">s </w:t>
      </w:r>
      <w:proofErr w:type="gramStart"/>
      <w:r w:rsidRPr="00C03A67">
        <w:t>‘admin’,</w:t>
      </w:r>
      <w:proofErr w:type="gramEnd"/>
      <w:r w:rsidRPr="00C03A67">
        <w:t xml:space="preserve"> the password is ‘</w:t>
      </w:r>
      <w:proofErr w:type="spellStart"/>
      <w:r w:rsidRPr="00C03A67">
        <w:t>geoserver</w:t>
      </w:r>
      <w:proofErr w:type="spellEnd"/>
      <w:r w:rsidRPr="00C03A67">
        <w:t>’</w:t>
      </w:r>
    </w:p>
    <w:p w:rsidR="007F4131" w:rsidRPr="00C03A67" w:rsidRDefault="007F4131" w:rsidP="007F4131">
      <w:r>
        <w:t>NOTE: You must then login and have your login cached by your browser (admin/</w:t>
      </w:r>
      <w:proofErr w:type="spellStart"/>
      <w:r>
        <w:t>geoserver</w:t>
      </w:r>
      <w:proofErr w:type="spellEnd"/>
      <w:r>
        <w:t>).</w:t>
      </w:r>
    </w:p>
    <w:p w:rsidR="00925594" w:rsidRDefault="00925594" w:rsidP="009B79BA"/>
    <w:p w:rsidR="007F4131" w:rsidRDefault="007F4131" w:rsidP="009B79BA">
      <w:r w:rsidRPr="00925594">
        <w:rPr>
          <w:i/>
        </w:rPr>
        <w:t>Alternatively,</w:t>
      </w:r>
      <w:r>
        <w:t xml:space="preserve"> </w:t>
      </w:r>
      <w:r w:rsidR="00925594">
        <w:t>an option is to</w:t>
      </w:r>
      <w:r w:rsidR="009B79BA">
        <w:t xml:space="preserve"> run </w:t>
      </w:r>
      <w:proofErr w:type="spellStart"/>
      <w:r w:rsidR="009B79BA">
        <w:t>geoserver</w:t>
      </w:r>
      <w:proofErr w:type="spellEnd"/>
      <w:r w:rsidR="009B79BA">
        <w:t xml:space="preserve"> as a web application within </w:t>
      </w:r>
      <w:proofErr w:type="gramStart"/>
      <w:r w:rsidR="009B79BA">
        <w:t>tomcat,</w:t>
      </w:r>
      <w:proofErr w:type="gramEnd"/>
      <w:r w:rsidR="009B79BA">
        <w:t xml:space="preserve"> in this case, one has to c</w:t>
      </w:r>
      <w:r w:rsidR="00925594">
        <w:t xml:space="preserve">opy the </w:t>
      </w:r>
      <w:proofErr w:type="spellStart"/>
      <w:r w:rsidR="00925594">
        <w:t>geoserver.war</w:t>
      </w:r>
      <w:proofErr w:type="spellEnd"/>
      <w:r w:rsidR="00925594">
        <w:t xml:space="preserve"> file to a</w:t>
      </w:r>
      <w:r w:rsidR="009B79BA">
        <w:t xml:space="preserve"> tomcat </w:t>
      </w:r>
      <w:r w:rsidR="00925594">
        <w:t>installation after installing tomcat if it’s not yet installed.</w:t>
      </w:r>
    </w:p>
    <w:p w:rsidR="00925594" w:rsidRDefault="00925594" w:rsidP="00925594">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r>
        <w:rPr>
          <w:rStyle w:val="HTMLCode"/>
          <w:rFonts w:ascii="Consolas" w:hAnsi="Consolas"/>
          <w:color w:val="333333"/>
          <w:sz w:val="13"/>
          <w:szCs w:val="13"/>
          <w:bdr w:val="none" w:sz="0" w:space="0" w:color="auto" w:frame="1"/>
        </w:rPr>
        <w:t xml:space="preserve">$ </w:t>
      </w:r>
      <w:proofErr w:type="spellStart"/>
      <w:proofErr w:type="gramStart"/>
      <w:r>
        <w:rPr>
          <w:rStyle w:val="HTMLCode"/>
          <w:rFonts w:ascii="Consolas" w:hAnsi="Consolas"/>
          <w:color w:val="333333"/>
          <w:sz w:val="13"/>
          <w:szCs w:val="13"/>
          <w:bdr w:val="none" w:sz="0" w:space="0" w:color="auto" w:frame="1"/>
        </w:rPr>
        <w:t>sudo</w:t>
      </w:r>
      <w:proofErr w:type="spellEnd"/>
      <w:proofErr w:type="gramEnd"/>
      <w:r>
        <w:rPr>
          <w:rStyle w:val="HTMLCode"/>
          <w:rFonts w:ascii="Consolas" w:hAnsi="Consolas"/>
          <w:color w:val="333333"/>
          <w:sz w:val="13"/>
          <w:szCs w:val="13"/>
          <w:bdr w:val="none" w:sz="0" w:space="0" w:color="auto" w:frame="1"/>
        </w:rPr>
        <w:t xml:space="preserve"> apt-get install tomcat6 unzip</w:t>
      </w:r>
    </w:p>
    <w:p w:rsidR="00925594" w:rsidRDefault="00925594" w:rsidP="00925594">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r>
        <w:rPr>
          <w:rStyle w:val="HTMLCode"/>
          <w:rFonts w:ascii="Consolas" w:hAnsi="Consolas"/>
          <w:color w:val="333333"/>
          <w:sz w:val="13"/>
          <w:szCs w:val="13"/>
          <w:bdr w:val="none" w:sz="0" w:space="0" w:color="auto" w:frame="1"/>
        </w:rPr>
        <w:t xml:space="preserve">$ </w:t>
      </w:r>
      <w:proofErr w:type="spellStart"/>
      <w:proofErr w:type="gramStart"/>
      <w:r>
        <w:rPr>
          <w:rStyle w:val="HTMLCode"/>
          <w:rFonts w:ascii="Consolas" w:hAnsi="Consolas"/>
          <w:color w:val="333333"/>
          <w:sz w:val="13"/>
          <w:szCs w:val="13"/>
          <w:bdr w:val="none" w:sz="0" w:space="0" w:color="auto" w:frame="1"/>
        </w:rPr>
        <w:t>wget</w:t>
      </w:r>
      <w:proofErr w:type="spellEnd"/>
      <w:proofErr w:type="gramEnd"/>
      <w:r>
        <w:rPr>
          <w:rStyle w:val="HTMLCode"/>
          <w:rFonts w:ascii="Consolas" w:hAnsi="Consolas"/>
          <w:color w:val="333333"/>
          <w:sz w:val="13"/>
          <w:szCs w:val="13"/>
          <w:bdr w:val="none" w:sz="0" w:space="0" w:color="auto" w:frame="1"/>
        </w:rPr>
        <w:t xml:space="preserve"> http://downloads.sourceforge.net/geoserver/geoserver-2.3.3-war.zip</w:t>
      </w:r>
    </w:p>
    <w:p w:rsidR="00925594" w:rsidRDefault="00925594" w:rsidP="00925594">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r>
        <w:rPr>
          <w:rStyle w:val="HTMLCode"/>
          <w:rFonts w:ascii="Consolas" w:hAnsi="Consolas"/>
          <w:color w:val="333333"/>
          <w:sz w:val="13"/>
          <w:szCs w:val="13"/>
          <w:bdr w:val="none" w:sz="0" w:space="0" w:color="auto" w:frame="1"/>
        </w:rPr>
        <w:t>$ unzip geoserver-2.3.3-war.zip</w:t>
      </w:r>
    </w:p>
    <w:p w:rsidR="00925594" w:rsidRDefault="00925594" w:rsidP="00925594">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r>
        <w:rPr>
          <w:rStyle w:val="HTMLCode"/>
          <w:rFonts w:ascii="Consolas" w:hAnsi="Consolas"/>
          <w:color w:val="333333"/>
          <w:sz w:val="13"/>
          <w:szCs w:val="13"/>
          <w:bdr w:val="none" w:sz="0" w:space="0" w:color="auto" w:frame="1"/>
        </w:rPr>
        <w:t xml:space="preserve">$ </w:t>
      </w:r>
      <w:proofErr w:type="spellStart"/>
      <w:proofErr w:type="gramStart"/>
      <w:r>
        <w:rPr>
          <w:rStyle w:val="HTMLCode"/>
          <w:rFonts w:ascii="Consolas" w:hAnsi="Consolas"/>
          <w:color w:val="333333"/>
          <w:sz w:val="13"/>
          <w:szCs w:val="13"/>
          <w:bdr w:val="none" w:sz="0" w:space="0" w:color="auto" w:frame="1"/>
        </w:rPr>
        <w:t>sudo</w:t>
      </w:r>
      <w:proofErr w:type="spellEnd"/>
      <w:proofErr w:type="gramEnd"/>
      <w:r>
        <w:rPr>
          <w:rStyle w:val="HTMLCode"/>
          <w:rFonts w:ascii="Consolas" w:hAnsi="Consolas"/>
          <w:color w:val="333333"/>
          <w:sz w:val="13"/>
          <w:szCs w:val="13"/>
          <w:bdr w:val="none" w:sz="0" w:space="0" w:color="auto" w:frame="1"/>
        </w:rPr>
        <w:t xml:space="preserve"> cp </w:t>
      </w:r>
      <w:proofErr w:type="spellStart"/>
      <w:r>
        <w:rPr>
          <w:rStyle w:val="HTMLCode"/>
          <w:rFonts w:ascii="Consolas" w:hAnsi="Consolas"/>
          <w:color w:val="333333"/>
          <w:sz w:val="13"/>
          <w:szCs w:val="13"/>
          <w:bdr w:val="none" w:sz="0" w:space="0" w:color="auto" w:frame="1"/>
        </w:rPr>
        <w:t>geoserver.war</w:t>
      </w:r>
      <w:proofErr w:type="spell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var</w:t>
      </w:r>
      <w:proofErr w:type="spellEnd"/>
      <w:r>
        <w:rPr>
          <w:rStyle w:val="HTMLCode"/>
          <w:rFonts w:ascii="Consolas" w:hAnsi="Consolas"/>
          <w:color w:val="333333"/>
          <w:sz w:val="13"/>
          <w:szCs w:val="13"/>
          <w:bdr w:val="none" w:sz="0" w:space="0" w:color="auto" w:frame="1"/>
        </w:rPr>
        <w:t>/lib/tomcat6/</w:t>
      </w:r>
      <w:proofErr w:type="spellStart"/>
      <w:r>
        <w:rPr>
          <w:rStyle w:val="HTMLCode"/>
          <w:rFonts w:ascii="Consolas" w:hAnsi="Consolas"/>
          <w:color w:val="333333"/>
          <w:sz w:val="13"/>
          <w:szCs w:val="13"/>
          <w:bdr w:val="none" w:sz="0" w:space="0" w:color="auto" w:frame="1"/>
        </w:rPr>
        <w:t>webapps</w:t>
      </w:r>
      <w:proofErr w:type="spellEnd"/>
      <w:r>
        <w:rPr>
          <w:rStyle w:val="HTMLCode"/>
          <w:rFonts w:ascii="Consolas" w:hAnsi="Consolas"/>
          <w:color w:val="333333"/>
          <w:sz w:val="13"/>
          <w:szCs w:val="13"/>
          <w:bdr w:val="none" w:sz="0" w:space="0" w:color="auto" w:frame="1"/>
        </w:rPr>
        <w:t>/</w:t>
      </w:r>
    </w:p>
    <w:p w:rsidR="00925594" w:rsidRDefault="00925594" w:rsidP="00925594">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r>
        <w:rPr>
          <w:rStyle w:val="HTMLCode"/>
          <w:rFonts w:ascii="Consolas" w:hAnsi="Consolas"/>
          <w:color w:val="333333"/>
          <w:sz w:val="13"/>
          <w:szCs w:val="13"/>
          <w:bdr w:val="none" w:sz="0" w:space="0" w:color="auto" w:frame="1"/>
        </w:rPr>
        <w:t xml:space="preserve">$ </w:t>
      </w:r>
      <w:proofErr w:type="spellStart"/>
      <w:proofErr w:type="gramStart"/>
      <w:r>
        <w:rPr>
          <w:rStyle w:val="HTMLCode"/>
          <w:rFonts w:ascii="Consolas" w:hAnsi="Consolas"/>
          <w:color w:val="333333"/>
          <w:sz w:val="13"/>
          <w:szCs w:val="13"/>
          <w:bdr w:val="none" w:sz="0" w:space="0" w:color="auto" w:frame="1"/>
        </w:rPr>
        <w:t>rm</w:t>
      </w:r>
      <w:proofErr w:type="spellEnd"/>
      <w:proofErr w:type="gram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rf</w:t>
      </w:r>
      <w:proofErr w:type="spellEnd"/>
      <w:r>
        <w:rPr>
          <w:rStyle w:val="HTMLCode"/>
          <w:rFonts w:ascii="Consolas" w:hAnsi="Consolas"/>
          <w:color w:val="333333"/>
          <w:sz w:val="13"/>
          <w:szCs w:val="13"/>
          <w:bdr w:val="none" w:sz="0" w:space="0" w:color="auto" w:frame="1"/>
        </w:rPr>
        <w:t xml:space="preserve"> *</w:t>
      </w:r>
    </w:p>
    <w:p w:rsidR="00925594" w:rsidRPr="00925594" w:rsidRDefault="00925594" w:rsidP="00925594">
      <w:pPr>
        <w:pStyle w:val="NormalWeb"/>
        <w:shd w:val="clear" w:color="auto" w:fill="FFFFFF"/>
        <w:spacing w:before="161" w:beforeAutospacing="0" w:after="161" w:afterAutospacing="0" w:line="269" w:lineRule="atLeast"/>
        <w:rPr>
          <w:rFonts w:ascii="Arial" w:hAnsi="Arial" w:cs="Arial"/>
          <w:color w:val="333333"/>
          <w:sz w:val="22"/>
          <w:szCs w:val="22"/>
        </w:rPr>
      </w:pPr>
      <w:r w:rsidRPr="00925594">
        <w:rPr>
          <w:rStyle w:val="Strong"/>
          <w:rFonts w:ascii="Arial" w:hAnsi="Arial" w:cs="Arial"/>
          <w:color w:val="333333"/>
          <w:sz w:val="22"/>
          <w:szCs w:val="22"/>
        </w:rPr>
        <w:t>Tomcat</w:t>
      </w:r>
      <w:r w:rsidRPr="00925594">
        <w:rPr>
          <w:rStyle w:val="apple-converted-space"/>
          <w:rFonts w:ascii="Arial" w:hAnsi="Arial" w:cs="Arial"/>
          <w:color w:val="333333"/>
          <w:sz w:val="22"/>
          <w:szCs w:val="22"/>
        </w:rPr>
        <w:t> </w:t>
      </w:r>
      <w:r w:rsidRPr="00925594">
        <w:rPr>
          <w:rFonts w:ascii="Arial" w:hAnsi="Arial" w:cs="Arial"/>
          <w:color w:val="333333"/>
          <w:sz w:val="22"/>
          <w:szCs w:val="22"/>
        </w:rPr>
        <w:t xml:space="preserve">is now available </w:t>
      </w:r>
      <w:proofErr w:type="gramStart"/>
      <w:r w:rsidRPr="00925594">
        <w:rPr>
          <w:rFonts w:ascii="Arial" w:hAnsi="Arial" w:cs="Arial"/>
          <w:color w:val="333333"/>
          <w:sz w:val="22"/>
          <w:szCs w:val="22"/>
        </w:rPr>
        <w:t>on :8080</w:t>
      </w:r>
      <w:proofErr w:type="gramEnd"/>
      <w:r w:rsidRPr="00925594">
        <w:rPr>
          <w:rFonts w:ascii="Arial" w:hAnsi="Arial" w:cs="Arial"/>
          <w:color w:val="333333"/>
          <w:sz w:val="22"/>
          <w:szCs w:val="22"/>
        </w:rPr>
        <w:t>, and</w:t>
      </w:r>
      <w:r w:rsidRPr="00925594">
        <w:rPr>
          <w:rStyle w:val="apple-converted-space"/>
          <w:rFonts w:ascii="Arial" w:hAnsi="Arial" w:cs="Arial"/>
          <w:color w:val="333333"/>
          <w:sz w:val="22"/>
          <w:szCs w:val="22"/>
        </w:rPr>
        <w:t> </w:t>
      </w:r>
      <w:proofErr w:type="spellStart"/>
      <w:r w:rsidRPr="00925594">
        <w:rPr>
          <w:rStyle w:val="Strong"/>
          <w:rFonts w:ascii="Arial" w:hAnsi="Arial" w:cs="Arial"/>
          <w:color w:val="333333"/>
          <w:sz w:val="22"/>
          <w:szCs w:val="22"/>
        </w:rPr>
        <w:t>Geoserver</w:t>
      </w:r>
      <w:proofErr w:type="spellEnd"/>
      <w:r w:rsidRPr="00925594">
        <w:rPr>
          <w:rStyle w:val="apple-converted-space"/>
          <w:rFonts w:ascii="Arial" w:hAnsi="Arial" w:cs="Arial"/>
          <w:color w:val="333333"/>
          <w:sz w:val="22"/>
          <w:szCs w:val="22"/>
        </w:rPr>
        <w:t> </w:t>
      </w:r>
      <w:r w:rsidRPr="00925594">
        <w:rPr>
          <w:rFonts w:ascii="Arial" w:hAnsi="Arial" w:cs="Arial"/>
          <w:color w:val="333333"/>
          <w:sz w:val="22"/>
          <w:szCs w:val="22"/>
        </w:rPr>
        <w:t xml:space="preserve">at http://localhost:8080/geoserver/. The default configuration uses </w:t>
      </w:r>
      <w:proofErr w:type="spellStart"/>
      <w:r w:rsidRPr="00925594">
        <w:rPr>
          <w:rFonts w:ascii="Arial" w:hAnsi="Arial" w:cs="Arial"/>
          <w:color w:val="333333"/>
          <w:sz w:val="22"/>
          <w:szCs w:val="22"/>
        </w:rPr>
        <w:t>admin</w:t>
      </w:r>
      <w:proofErr w:type="gramStart"/>
      <w:r w:rsidRPr="00925594">
        <w:rPr>
          <w:rFonts w:ascii="Arial" w:hAnsi="Arial" w:cs="Arial"/>
          <w:color w:val="333333"/>
          <w:sz w:val="22"/>
          <w:szCs w:val="22"/>
        </w:rPr>
        <w:t>:geoserver</w:t>
      </w:r>
      <w:proofErr w:type="spellEnd"/>
      <w:proofErr w:type="gramEnd"/>
      <w:r w:rsidRPr="00925594">
        <w:rPr>
          <w:rFonts w:ascii="Arial" w:hAnsi="Arial" w:cs="Arial"/>
          <w:color w:val="333333"/>
          <w:sz w:val="22"/>
          <w:szCs w:val="22"/>
        </w:rPr>
        <w:t xml:space="preserve"> as </w:t>
      </w:r>
      <w:proofErr w:type="spellStart"/>
      <w:r w:rsidRPr="00925594">
        <w:rPr>
          <w:rFonts w:ascii="Arial" w:hAnsi="Arial" w:cs="Arial"/>
          <w:color w:val="333333"/>
          <w:sz w:val="22"/>
          <w:szCs w:val="22"/>
        </w:rPr>
        <w:t>username:password</w:t>
      </w:r>
      <w:proofErr w:type="spellEnd"/>
      <w:r w:rsidRPr="00925594">
        <w:rPr>
          <w:rFonts w:ascii="Arial" w:hAnsi="Arial" w:cs="Arial"/>
          <w:color w:val="333333"/>
          <w:sz w:val="22"/>
          <w:szCs w:val="22"/>
        </w:rPr>
        <w:t>.</w:t>
      </w:r>
    </w:p>
    <w:p w:rsidR="007F4131" w:rsidRDefault="007F4131" w:rsidP="009B79BA"/>
    <w:p w:rsidR="009B79BA" w:rsidRDefault="009B79BA" w:rsidP="009B79BA">
      <w:pPr>
        <w:pStyle w:val="Heading3"/>
      </w:pPr>
      <w:bookmarkStart w:id="54" w:name="_Toc362454660"/>
      <w:r w:rsidRPr="00C03A67">
        <w:t>Installing G</w:t>
      </w:r>
      <w:r>
        <w:t>DAL</w:t>
      </w:r>
      <w:bookmarkEnd w:id="54"/>
    </w:p>
    <w:p w:rsidR="006A74B4" w:rsidRDefault="006A74B4" w:rsidP="006A74B4"/>
    <w:p w:rsidR="006A74B4" w:rsidRDefault="006A74B4" w:rsidP="006A74B4">
      <w:r>
        <w:t>Run the following commands:</w:t>
      </w:r>
    </w:p>
    <w:p w:rsidR="006A74B4" w:rsidRDefault="006A74B4" w:rsidP="006A74B4">
      <w:proofErr w:type="spellStart"/>
      <w:proofErr w:type="gramStart"/>
      <w:r w:rsidRPr="006A74B4">
        <w:t>sudo</w:t>
      </w:r>
      <w:proofErr w:type="spellEnd"/>
      <w:proofErr w:type="gramEnd"/>
      <w:r w:rsidRPr="006A74B4">
        <w:t xml:space="preserve"> apt-add-repository </w:t>
      </w:r>
      <w:proofErr w:type="spellStart"/>
      <w:r w:rsidRPr="006A74B4">
        <w:t>ppa:ubuntugis</w:t>
      </w:r>
      <w:proofErr w:type="spellEnd"/>
      <w:r w:rsidRPr="006A74B4">
        <w:t>/</w:t>
      </w:r>
      <w:proofErr w:type="spellStart"/>
      <w:r w:rsidRPr="006A74B4">
        <w:t>ubuntugis</w:t>
      </w:r>
      <w:proofErr w:type="spellEnd"/>
      <w:r w:rsidRPr="006A74B4">
        <w:t>-unstable</w:t>
      </w:r>
    </w:p>
    <w:p w:rsidR="006A74B4" w:rsidRDefault="006A74B4" w:rsidP="006A74B4">
      <w:proofErr w:type="spellStart"/>
      <w:proofErr w:type="gramStart"/>
      <w:r w:rsidRPr="006A74B4">
        <w:t>sudo</w:t>
      </w:r>
      <w:proofErr w:type="spellEnd"/>
      <w:proofErr w:type="gramEnd"/>
      <w:r w:rsidRPr="006A74B4">
        <w:t xml:space="preserve"> apt-get update</w:t>
      </w:r>
    </w:p>
    <w:p w:rsidR="006A74B4" w:rsidRPr="006A74B4" w:rsidRDefault="006A74B4" w:rsidP="006A74B4">
      <w:proofErr w:type="spellStart"/>
      <w:proofErr w:type="gramStart"/>
      <w:r w:rsidRPr="006A74B4">
        <w:t>sudo</w:t>
      </w:r>
      <w:proofErr w:type="spellEnd"/>
      <w:proofErr w:type="gramEnd"/>
      <w:r w:rsidRPr="006A74B4">
        <w:t xml:space="preserve"> apt-get install </w:t>
      </w:r>
      <w:proofErr w:type="spellStart"/>
      <w:r w:rsidRPr="006A74B4">
        <w:t>libgdal</w:t>
      </w:r>
      <w:proofErr w:type="spellEnd"/>
      <w:r w:rsidRPr="006A74B4">
        <w:t>-dev</w:t>
      </w:r>
    </w:p>
    <w:p w:rsidR="009B79BA" w:rsidRDefault="009B79BA" w:rsidP="005857AB"/>
    <w:p w:rsidR="00F74AD6" w:rsidRDefault="00F74AD6" w:rsidP="00F74AD6">
      <w:pPr>
        <w:pStyle w:val="Heading2"/>
        <w:keepLines/>
        <w:tabs>
          <w:tab w:val="clear" w:pos="576"/>
          <w:tab w:val="num" w:pos="1080"/>
        </w:tabs>
        <w:spacing w:before="0" w:after="230" w:line="370" w:lineRule="atLeast"/>
        <w:ind w:left="432" w:hanging="432"/>
      </w:pPr>
      <w:bookmarkStart w:id="55" w:name="_Toc362454661"/>
      <w:r>
        <w:t>Run the Installation program</w:t>
      </w:r>
      <w:bookmarkEnd w:id="55"/>
    </w:p>
    <w:p w:rsidR="00B75FC3" w:rsidRDefault="00B75FC3" w:rsidP="00F74AD6">
      <w:r>
        <w:t xml:space="preserve">Before running the installation program, run the following commands in the command window that you run the installer script from (this is for compiling </w:t>
      </w:r>
      <w:proofErr w:type="spellStart"/>
      <w:r>
        <w:t>gdal</w:t>
      </w:r>
      <w:proofErr w:type="spellEnd"/>
      <w:r>
        <w:t>, one of the needed components):</w:t>
      </w:r>
    </w:p>
    <w:p w:rsidR="00B75FC3" w:rsidRDefault="00B75FC3" w:rsidP="00F74AD6">
      <w:proofErr w:type="gramStart"/>
      <w:r w:rsidRPr="00B75FC3">
        <w:t>export</w:t>
      </w:r>
      <w:proofErr w:type="gramEnd"/>
      <w:r w:rsidRPr="00B75FC3">
        <w:t xml:space="preserve"> C_INCLUDE_PATH=/</w:t>
      </w:r>
      <w:proofErr w:type="spellStart"/>
      <w:r w:rsidRPr="00B75FC3">
        <w:t>usr</w:t>
      </w:r>
      <w:proofErr w:type="spellEnd"/>
      <w:r w:rsidRPr="00B75FC3">
        <w:t>/include/</w:t>
      </w:r>
      <w:proofErr w:type="spellStart"/>
      <w:r w:rsidRPr="00B75FC3">
        <w:t>gdal</w:t>
      </w:r>
      <w:proofErr w:type="spellEnd"/>
    </w:p>
    <w:p w:rsidR="00B75FC3" w:rsidRDefault="00B75FC3" w:rsidP="00F74AD6">
      <w:proofErr w:type="gramStart"/>
      <w:r w:rsidRPr="00B75FC3">
        <w:t>export</w:t>
      </w:r>
      <w:proofErr w:type="gramEnd"/>
      <w:r w:rsidRPr="00B75FC3">
        <w:t xml:space="preserve"> CPLUS_INCLUDE_PATH=/</w:t>
      </w:r>
      <w:proofErr w:type="spellStart"/>
      <w:r w:rsidRPr="00B75FC3">
        <w:t>usr</w:t>
      </w:r>
      <w:proofErr w:type="spellEnd"/>
      <w:r w:rsidRPr="00B75FC3">
        <w:t>/include/</w:t>
      </w:r>
      <w:proofErr w:type="spellStart"/>
      <w:r w:rsidRPr="00B75FC3">
        <w:t>gdal</w:t>
      </w:r>
      <w:proofErr w:type="spellEnd"/>
    </w:p>
    <w:p w:rsidR="00F74AD6" w:rsidRDefault="00F74AD6" w:rsidP="00F74AD6">
      <w:r w:rsidRPr="00F74AD6">
        <w:t xml:space="preserve">Run the installer script. </w:t>
      </w:r>
      <w:proofErr w:type="gramStart"/>
      <w:r w:rsidRPr="00F74AD6">
        <w:t xml:space="preserve">./installer.sh </w:t>
      </w:r>
      <w:proofErr w:type="spellStart"/>
      <w:r w:rsidRPr="00F74AD6">
        <w:t>ngds</w:t>
      </w:r>
      <w:proofErr w:type="spellEnd"/>
      <w:r>
        <w:t xml:space="preserve"> from the ./</w:t>
      </w:r>
      <w:proofErr w:type="spellStart"/>
      <w:r>
        <w:t>ngds</w:t>
      </w:r>
      <w:proofErr w:type="spellEnd"/>
      <w:r>
        <w:t>/installation folder.</w:t>
      </w:r>
      <w:proofErr w:type="gramEnd"/>
    </w:p>
    <w:p w:rsidR="00837075" w:rsidRDefault="00837075" w:rsidP="00F74AD6"/>
    <w:tbl>
      <w:tblPr>
        <w:tblStyle w:val="TableGrid"/>
        <w:tblW w:w="0" w:type="auto"/>
        <w:tblLook w:val="04A0"/>
      </w:tblPr>
      <w:tblGrid>
        <w:gridCol w:w="9576"/>
      </w:tblGrid>
      <w:tr w:rsidR="00837075" w:rsidRPr="00C03A67" w:rsidTr="00837075">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837075" w:rsidRPr="00C03A67" w:rsidRDefault="00837075" w:rsidP="00D93D27">
            <w:pPr>
              <w:rPr>
                <w:rFonts w:ascii="Courier New" w:hAnsi="Courier New" w:cs="Courier New"/>
              </w:rPr>
            </w:pPr>
            <w:r w:rsidRPr="00C03A67">
              <w:rPr>
                <w:rFonts w:ascii="Courier New" w:hAnsi="Courier New" w:cs="Courier New"/>
              </w:rPr>
              <w:t xml:space="preserve">% </w:t>
            </w:r>
            <w:r w:rsidRPr="00B32A10">
              <w:rPr>
                <w:rFonts w:ascii="Courier New" w:hAnsi="Courier New" w:cs="Courier New"/>
              </w:rPr>
              <w:t xml:space="preserve"> </w:t>
            </w:r>
            <w:r>
              <w:rPr>
                <w:rFonts w:ascii="Courier New" w:hAnsi="Courier New" w:cs="Courier New"/>
              </w:rPr>
              <w:t xml:space="preserve">./installer.sh </w:t>
            </w:r>
            <w:proofErr w:type="spellStart"/>
            <w:r>
              <w:rPr>
                <w:rFonts w:ascii="Courier New" w:hAnsi="Courier New" w:cs="Courier New"/>
              </w:rPr>
              <w:t>ngds</w:t>
            </w:r>
            <w:proofErr w:type="spellEnd"/>
          </w:p>
        </w:tc>
      </w:tr>
    </w:tbl>
    <w:p w:rsidR="00077942" w:rsidRDefault="00077942" w:rsidP="00077942"/>
    <w:p w:rsidR="00925594" w:rsidRDefault="00925594" w:rsidP="00077942">
      <w:r>
        <w:t>When asked for passwords, the recommended password is “</w:t>
      </w:r>
      <w:proofErr w:type="gramStart"/>
      <w:r>
        <w:t>pass</w:t>
      </w:r>
      <w:proofErr w:type="gramEnd"/>
      <w:r>
        <w:t>”.</w:t>
      </w:r>
    </w:p>
    <w:p w:rsidR="00B75FC3" w:rsidRDefault="00B75FC3" w:rsidP="00077942">
      <w:r>
        <w:t>Be patient – it takes quite a while to run and asks several questions along the way.</w:t>
      </w:r>
    </w:p>
    <w:p w:rsidR="00804881" w:rsidRDefault="00804881" w:rsidP="00077942">
      <w:r>
        <w:t xml:space="preserve">When you are asked to update the </w:t>
      </w:r>
      <w:proofErr w:type="spellStart"/>
      <w:r>
        <w:t>sqlalchemy</w:t>
      </w:r>
      <w:proofErr w:type="spellEnd"/>
      <w:r>
        <w:t xml:space="preserve"> URL, update the development.ini as requested, also see the appendix to make additional modifications (except for updating the </w:t>
      </w:r>
      <w:proofErr w:type="spellStart"/>
      <w:r>
        <w:t>plugins</w:t>
      </w:r>
      <w:proofErr w:type="spellEnd"/>
      <w:r>
        <w:t xml:space="preserve"> list).</w:t>
      </w:r>
    </w:p>
    <w:p w:rsidR="00804881" w:rsidRDefault="00804881" w:rsidP="00077942">
      <w:r>
        <w:t xml:space="preserve">Then before answering y to continue after setting the </w:t>
      </w:r>
      <w:proofErr w:type="spellStart"/>
      <w:r>
        <w:t>sqlalchemy</w:t>
      </w:r>
      <w:proofErr w:type="spellEnd"/>
      <w:r>
        <w:t xml:space="preserve"> URL, do the </w:t>
      </w:r>
      <w:proofErr w:type="spellStart"/>
      <w:r>
        <w:t>solr</w:t>
      </w:r>
      <w:proofErr w:type="spellEnd"/>
      <w:r>
        <w:t xml:space="preserve"> setup described in the next step. </w:t>
      </w:r>
    </w:p>
    <w:p w:rsidR="00B75FC3" w:rsidRDefault="00804881" w:rsidP="00077942">
      <w:r>
        <w:t>If you run the installation script</w:t>
      </w:r>
      <w:r w:rsidR="00B75FC3">
        <w:t xml:space="preserve"> more than once (and you will probably end up doing so), answer N to the question if you want to overwrite the development.ini file, so that its content is stored.</w:t>
      </w:r>
      <w:r w:rsidR="000E738B">
        <w:t xml:space="preserve"> Be aware it is not context sensitive, so it will ask you to do things that you did before when you run it a second time, you can just continue the script when it does so.</w:t>
      </w:r>
    </w:p>
    <w:p w:rsidR="00B75FC3" w:rsidRDefault="00B75FC3" w:rsidP="00077942">
      <w:r>
        <w:t>Also, as you go along, making a backup of your development.ini file is recommended.</w:t>
      </w:r>
    </w:p>
    <w:p w:rsidR="00B75FC3" w:rsidRDefault="00B75FC3" w:rsidP="00077942">
      <w:r>
        <w:t>The development.ini file can be found in ~/</w:t>
      </w:r>
      <w:proofErr w:type="spellStart"/>
      <w:r>
        <w:t>pyenv</w:t>
      </w:r>
      <w:proofErr w:type="spellEnd"/>
      <w:r>
        <w:t>/</w:t>
      </w:r>
      <w:proofErr w:type="spellStart"/>
      <w:r>
        <w:t>src</w:t>
      </w:r>
      <w:proofErr w:type="spellEnd"/>
      <w:r>
        <w:t>/</w:t>
      </w:r>
      <w:proofErr w:type="spellStart"/>
      <w:r>
        <w:t>ckan</w:t>
      </w:r>
      <w:proofErr w:type="spellEnd"/>
      <w:r>
        <w:t>/development.ini file after the install</w:t>
      </w:r>
      <w:r w:rsidR="000E738B">
        <w:t>ation has gone part way through</w:t>
      </w:r>
      <w:r>
        <w:t>.</w:t>
      </w:r>
    </w:p>
    <w:p w:rsidR="00B75FC3" w:rsidRDefault="00B75FC3" w:rsidP="00077942">
      <w:r>
        <w:t>If you want to stop the installation and do something else in that same command window before proceeding, you can use CTRL-Z to suspend the process, then do what you like, and the use “</w:t>
      </w:r>
      <w:proofErr w:type="spellStart"/>
      <w:r>
        <w:t>fg</w:t>
      </w:r>
      <w:proofErr w:type="spellEnd"/>
      <w:r>
        <w:t xml:space="preserve"> %1” or the job number of the suspended process to restart the installation where it left off.</w:t>
      </w:r>
      <w:r w:rsidR="000E738B">
        <w:t xml:space="preserve"> Alternatively you can do other tasks in separate command windows.</w:t>
      </w:r>
    </w:p>
    <w:p w:rsidR="00F74AD6" w:rsidRDefault="00F74AD6" w:rsidP="00F74AD6">
      <w:pPr>
        <w:pStyle w:val="Heading2"/>
        <w:keepLines/>
        <w:tabs>
          <w:tab w:val="clear" w:pos="576"/>
          <w:tab w:val="num" w:pos="1080"/>
        </w:tabs>
        <w:spacing w:before="0" w:after="230" w:line="370" w:lineRule="atLeast"/>
        <w:ind w:left="432" w:hanging="432"/>
      </w:pPr>
      <w:bookmarkStart w:id="56" w:name="_Toc362454662"/>
      <w:r>
        <w:t xml:space="preserve">Setup </w:t>
      </w:r>
      <w:proofErr w:type="spellStart"/>
      <w:r>
        <w:t>Solr</w:t>
      </w:r>
      <w:proofErr w:type="spellEnd"/>
      <w:r w:rsidR="00C11C0D">
        <w:t xml:space="preserve"> in the middle of the installation</w:t>
      </w:r>
      <w:bookmarkEnd w:id="56"/>
    </w:p>
    <w:p w:rsidR="00F74AD6" w:rsidRDefault="00F74AD6" w:rsidP="00F74AD6">
      <w:r>
        <w:t xml:space="preserve">After </w:t>
      </w:r>
      <w:r w:rsidR="00B75FC3">
        <w:t>starting</w:t>
      </w:r>
      <w:r>
        <w:t xml:space="preserve"> the installation program</w:t>
      </w:r>
      <w:r w:rsidR="00B75FC3">
        <w:t xml:space="preserve"> and having it run part way through</w:t>
      </w:r>
      <w:r>
        <w:t xml:space="preserve">, a </w:t>
      </w:r>
      <w:proofErr w:type="spellStart"/>
      <w:r>
        <w:t>pyenv</w:t>
      </w:r>
      <w:proofErr w:type="spellEnd"/>
      <w:r>
        <w:t xml:space="preserve"> folder with </w:t>
      </w:r>
      <w:proofErr w:type="spellStart"/>
      <w:r w:rsidR="00836586">
        <w:t>src</w:t>
      </w:r>
      <w:proofErr w:type="spellEnd"/>
      <w:r w:rsidR="00836586">
        <w:t>/</w:t>
      </w:r>
      <w:proofErr w:type="spellStart"/>
      <w:r>
        <w:t>ckan</w:t>
      </w:r>
      <w:proofErr w:type="spellEnd"/>
      <w:r>
        <w:t xml:space="preserve"> will be created. It will follow the name co</w:t>
      </w:r>
      <w:r w:rsidR="00B07DC6">
        <w:t xml:space="preserve">nventions provided in the my_config.cfg file (See </w:t>
      </w:r>
      <w:fldSimple w:instr=" REF _Ref359837236  \* MERGEFORMAT ">
        <w:ins w:id="57" w:author="Monica McKenna" w:date="2013-06-24T11:38:00Z">
          <w:r w:rsidR="00B07DC6" w:rsidRPr="00126724">
            <w:t xml:space="preserve">Setting </w:t>
          </w:r>
        </w:ins>
        <w:r w:rsidR="00C45F5C" w:rsidRPr="00126724">
          <w:t>p</w:t>
        </w:r>
        <w:ins w:id="58" w:author="Monica McKenna" w:date="2013-06-24T11:38:00Z">
          <w:r w:rsidR="00B07DC6" w:rsidRPr="00126724">
            <w:t>arameters in my_config.cfg</w:t>
          </w:r>
        </w:ins>
      </w:fldSimple>
      <w:r w:rsidR="00B07DC6" w:rsidRPr="00126724">
        <w:t>).</w:t>
      </w:r>
    </w:p>
    <w:p w:rsidR="00F74AD6" w:rsidRDefault="00F74AD6" w:rsidP="00F74AD6">
      <w:r w:rsidRPr="00F74AD6">
        <w:t xml:space="preserve">Under </w:t>
      </w:r>
      <w:r w:rsidRPr="00F74AD6">
        <w:rPr>
          <w:u w:val="single"/>
        </w:rPr>
        <w:t>example/</w:t>
      </w:r>
      <w:proofErr w:type="spellStart"/>
      <w:r w:rsidRPr="00F74AD6">
        <w:rPr>
          <w:u w:val="single"/>
        </w:rPr>
        <w:t>solr</w:t>
      </w:r>
      <w:proofErr w:type="spellEnd"/>
      <w:r w:rsidRPr="00F74AD6">
        <w:rPr>
          <w:u w:val="single"/>
        </w:rPr>
        <w:t>/collection1/conf</w:t>
      </w:r>
      <w:r w:rsidRPr="00F74AD6">
        <w:t xml:space="preserve"> </w:t>
      </w:r>
      <w:r>
        <w:t xml:space="preserve">of your </w:t>
      </w:r>
      <w:proofErr w:type="spellStart"/>
      <w:r>
        <w:t>solr</w:t>
      </w:r>
      <w:proofErr w:type="spellEnd"/>
      <w:r>
        <w:t xml:space="preserve"> installation dir, </w:t>
      </w:r>
      <w:r w:rsidRPr="00F74AD6">
        <w:t xml:space="preserve">you will find a schema.xml file. Replace this file with </w:t>
      </w:r>
      <w:r w:rsidR="00B75FC3">
        <w:t xml:space="preserve">the file schema.xml from </w:t>
      </w:r>
      <w:proofErr w:type="spellStart"/>
      <w:r w:rsidR="00B75FC3">
        <w:t>ngds</w:t>
      </w:r>
      <w:proofErr w:type="spellEnd"/>
      <w:r w:rsidR="00B75FC3">
        <w:t>/installation/schema.xml. T</w:t>
      </w:r>
      <w:r>
        <w:t xml:space="preserve">his will allow </w:t>
      </w:r>
      <w:proofErr w:type="spellStart"/>
      <w:r>
        <w:t>solr</w:t>
      </w:r>
      <w:proofErr w:type="spellEnd"/>
      <w:r>
        <w:t xml:space="preserve"> to index imported </w:t>
      </w:r>
      <w:proofErr w:type="spellStart"/>
      <w:r>
        <w:t>ckan</w:t>
      </w:r>
      <w:proofErr w:type="spellEnd"/>
      <w:r>
        <w:t xml:space="preserve"> files.</w:t>
      </w:r>
      <w:r w:rsidR="00B75FC3">
        <w:t xml:space="preserve"> Do not skip this step!</w:t>
      </w:r>
    </w:p>
    <w:p w:rsidR="00836586" w:rsidRPr="00C03A67" w:rsidRDefault="00836586" w:rsidP="00836586"/>
    <w:tbl>
      <w:tblPr>
        <w:tblStyle w:val="TableGrid"/>
        <w:tblW w:w="0" w:type="auto"/>
        <w:tblLook w:val="04A0"/>
      </w:tblPr>
      <w:tblGrid>
        <w:gridCol w:w="9576"/>
      </w:tblGrid>
      <w:tr w:rsidR="00836586" w:rsidRPr="00C03A67" w:rsidTr="00F1034E">
        <w:tc>
          <w:tcPr>
            <w:tcW w:w="95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pct5" w:color="auto" w:fill="auto"/>
          </w:tcPr>
          <w:p w:rsidR="00836586" w:rsidRDefault="00836586" w:rsidP="00F1034E">
            <w:pPr>
              <w:rPr>
                <w:rFonts w:ascii="Courier New" w:hAnsi="Courier New" w:cs="Courier New"/>
              </w:rPr>
            </w:pPr>
            <w:r w:rsidRPr="00C03A67">
              <w:rPr>
                <w:rFonts w:ascii="Courier New" w:hAnsi="Courier New" w:cs="Courier New"/>
              </w:rPr>
              <w:t xml:space="preserve">% </w:t>
            </w:r>
            <w:proofErr w:type="spellStart"/>
            <w:r w:rsidRPr="00C03A67">
              <w:rPr>
                <w:rFonts w:ascii="Courier New" w:hAnsi="Courier New" w:cs="Courier New"/>
              </w:rPr>
              <w:t>cd</w:t>
            </w:r>
            <w:proofErr w:type="spellEnd"/>
            <w:r w:rsidRPr="00C03A67">
              <w:rPr>
                <w:rFonts w:ascii="Courier New" w:hAnsi="Courier New" w:cs="Courier New"/>
              </w:rPr>
              <w:t xml:space="preserve"> </w:t>
            </w:r>
            <w:r w:rsidRPr="00077942">
              <w:rPr>
                <w:rFonts w:ascii="Courier New" w:hAnsi="Courier New" w:cs="Courier New"/>
              </w:rPr>
              <w:t>~/</w:t>
            </w:r>
            <w:proofErr w:type="spellStart"/>
            <w:r w:rsidRPr="00077942">
              <w:rPr>
                <w:rFonts w:ascii="Courier New" w:hAnsi="Courier New" w:cs="Courier New"/>
              </w:rPr>
              <w:t>pyenv</w:t>
            </w:r>
            <w:proofErr w:type="spellEnd"/>
            <w:r w:rsidRPr="00077942">
              <w:rPr>
                <w:rFonts w:ascii="Courier New" w:hAnsi="Courier New" w:cs="Courier New"/>
              </w:rPr>
              <w:t>/</w:t>
            </w:r>
            <w:proofErr w:type="spellStart"/>
            <w:r w:rsidRPr="00077942">
              <w:rPr>
                <w:rFonts w:ascii="Courier New" w:hAnsi="Courier New" w:cs="Courier New"/>
              </w:rPr>
              <w:t>src</w:t>
            </w:r>
            <w:proofErr w:type="spellEnd"/>
            <w:r w:rsidRPr="00077942">
              <w:rPr>
                <w:rFonts w:ascii="Courier New" w:hAnsi="Courier New" w:cs="Courier New"/>
              </w:rPr>
              <w:t>/</w:t>
            </w:r>
            <w:proofErr w:type="spellStart"/>
            <w:r w:rsidRPr="00077942">
              <w:rPr>
                <w:rFonts w:ascii="Courier New" w:hAnsi="Courier New" w:cs="Courier New"/>
              </w:rPr>
              <w:t>ckan</w:t>
            </w:r>
            <w:proofErr w:type="spellEnd"/>
            <w:r w:rsidRPr="00077942">
              <w:rPr>
                <w:rFonts w:ascii="Courier New" w:hAnsi="Courier New" w:cs="Courier New"/>
              </w:rPr>
              <w:t>/</w:t>
            </w:r>
            <w:proofErr w:type="spellStart"/>
            <w:r w:rsidRPr="00077942">
              <w:rPr>
                <w:rFonts w:ascii="Courier New" w:hAnsi="Courier New" w:cs="Courier New"/>
              </w:rPr>
              <w:t>ckan</w:t>
            </w:r>
            <w:proofErr w:type="spellEnd"/>
            <w:r w:rsidRPr="00077942">
              <w:rPr>
                <w:rFonts w:ascii="Courier New" w:hAnsi="Courier New" w:cs="Courier New"/>
              </w:rPr>
              <w:t>/</w:t>
            </w:r>
            <w:proofErr w:type="spellStart"/>
            <w:r w:rsidRPr="00077942">
              <w:rPr>
                <w:rFonts w:ascii="Courier New" w:hAnsi="Courier New" w:cs="Courier New"/>
              </w:rPr>
              <w:t>config</w:t>
            </w:r>
            <w:proofErr w:type="spellEnd"/>
            <w:r w:rsidRPr="00077942">
              <w:rPr>
                <w:rFonts w:ascii="Courier New" w:hAnsi="Courier New" w:cs="Courier New"/>
              </w:rPr>
              <w:t>/</w:t>
            </w:r>
            <w:proofErr w:type="spellStart"/>
            <w:r w:rsidRPr="00077942">
              <w:rPr>
                <w:rFonts w:ascii="Courier New" w:hAnsi="Courier New" w:cs="Courier New"/>
              </w:rPr>
              <w:t>solr</w:t>
            </w:r>
            <w:proofErr w:type="spellEnd"/>
          </w:p>
          <w:p w:rsidR="00836586" w:rsidRPr="00C03A67" w:rsidRDefault="00836586" w:rsidP="00B75FC3">
            <w:pPr>
              <w:rPr>
                <w:rFonts w:ascii="Courier New" w:hAnsi="Courier New" w:cs="Courier New"/>
              </w:rPr>
            </w:pPr>
            <w:r>
              <w:rPr>
                <w:rFonts w:ascii="Courier New" w:hAnsi="Courier New" w:cs="Courier New"/>
              </w:rPr>
              <w:t xml:space="preserve">% </w:t>
            </w:r>
            <w:proofErr w:type="spellStart"/>
            <w:r>
              <w:rPr>
                <w:rFonts w:ascii="Courier New" w:hAnsi="Courier New" w:cs="Courier New"/>
              </w:rPr>
              <w:t>sudo</w:t>
            </w:r>
            <w:proofErr w:type="spellEnd"/>
            <w:r>
              <w:rPr>
                <w:rFonts w:ascii="Courier New" w:hAnsi="Courier New" w:cs="Courier New"/>
              </w:rPr>
              <w:t xml:space="preserve"> cp </w:t>
            </w:r>
            <w:r w:rsidR="00B75FC3">
              <w:rPr>
                <w:rFonts w:ascii="Courier New" w:hAnsi="Courier New" w:cs="Courier New"/>
              </w:rPr>
              <w:t>~/</w:t>
            </w:r>
            <w:proofErr w:type="spellStart"/>
            <w:r w:rsidR="00B75FC3">
              <w:rPr>
                <w:rFonts w:ascii="Courier New" w:hAnsi="Courier New" w:cs="Courier New"/>
              </w:rPr>
              <w:t>ngds</w:t>
            </w:r>
            <w:proofErr w:type="spellEnd"/>
            <w:r w:rsidR="00804881">
              <w:rPr>
                <w:rFonts w:ascii="Courier New" w:hAnsi="Courier New" w:cs="Courier New"/>
              </w:rPr>
              <w:t>-install</w:t>
            </w:r>
            <w:r w:rsidR="00B75FC3">
              <w:rPr>
                <w:rFonts w:ascii="Courier New" w:hAnsi="Courier New" w:cs="Courier New"/>
              </w:rPr>
              <w:t>/inst</w:t>
            </w:r>
            <w:r w:rsidR="00804881">
              <w:rPr>
                <w:rFonts w:ascii="Courier New" w:hAnsi="Courier New" w:cs="Courier New"/>
              </w:rPr>
              <w:t>a</w:t>
            </w:r>
            <w:r w:rsidR="00B75FC3">
              <w:rPr>
                <w:rFonts w:ascii="Courier New" w:hAnsi="Courier New" w:cs="Courier New"/>
              </w:rPr>
              <w:t>llation/schema.xml</w:t>
            </w:r>
            <w:r>
              <w:rPr>
                <w:rFonts w:ascii="Courier New" w:hAnsi="Courier New" w:cs="Courier New"/>
              </w:rPr>
              <w:t xml:space="preserve"> </w:t>
            </w:r>
            <w:r w:rsidRPr="00D60D45">
              <w:rPr>
                <w:rFonts w:ascii="Courier New" w:hAnsi="Courier New" w:cs="Courier New"/>
              </w:rPr>
              <w:t>/opt/</w:t>
            </w:r>
            <w:proofErr w:type="spellStart"/>
            <w:r w:rsidRPr="00D60D45">
              <w:rPr>
                <w:rFonts w:ascii="Courier New" w:hAnsi="Courier New" w:cs="Courier New"/>
              </w:rPr>
              <w:t>solr</w:t>
            </w:r>
            <w:proofErr w:type="spellEnd"/>
            <w:r w:rsidRPr="00D60D45">
              <w:rPr>
                <w:rFonts w:ascii="Courier New" w:hAnsi="Courier New" w:cs="Courier New"/>
              </w:rPr>
              <w:t>/solr-4.2.1/example/</w:t>
            </w:r>
            <w:proofErr w:type="spellStart"/>
            <w:r w:rsidRPr="00D60D45">
              <w:rPr>
                <w:rFonts w:ascii="Courier New" w:hAnsi="Courier New" w:cs="Courier New"/>
              </w:rPr>
              <w:t>solr</w:t>
            </w:r>
            <w:proofErr w:type="spellEnd"/>
            <w:r w:rsidRPr="00D60D45">
              <w:rPr>
                <w:rFonts w:ascii="Courier New" w:hAnsi="Courier New" w:cs="Courier New"/>
              </w:rPr>
              <w:t>/collection1/conf/schema.xml</w:t>
            </w:r>
          </w:p>
        </w:tc>
      </w:tr>
    </w:tbl>
    <w:p w:rsidR="00836586" w:rsidRDefault="00836586" w:rsidP="00836586"/>
    <w:p w:rsidR="00F74AD6" w:rsidRDefault="00836586" w:rsidP="00B75FC3">
      <w:pPr>
        <w:pStyle w:val="Heading3"/>
      </w:pPr>
      <w:bookmarkStart w:id="59" w:name="_Toc362454663"/>
      <w:r>
        <w:t>R</w:t>
      </w:r>
      <w:r w:rsidR="00F74AD6">
        <w:t xml:space="preserve">un </w:t>
      </w:r>
      <w:proofErr w:type="spellStart"/>
      <w:r w:rsidR="00F74AD6">
        <w:t>solr</w:t>
      </w:r>
      <w:bookmarkEnd w:id="59"/>
      <w:proofErr w:type="spellEnd"/>
    </w:p>
    <w:p w:rsidR="00F74AD6" w:rsidRPr="00F74AD6" w:rsidRDefault="00F74AD6" w:rsidP="00F74AD6">
      <w:r w:rsidRPr="00F74AD6">
        <w:t>Inside</w:t>
      </w:r>
      <w:r w:rsidR="00836586">
        <w:t xml:space="preserve"> the /opt/</w:t>
      </w:r>
      <w:proofErr w:type="spellStart"/>
      <w:r w:rsidR="00836586">
        <w:t>solr</w:t>
      </w:r>
      <w:proofErr w:type="spellEnd"/>
      <w:r w:rsidR="00836586">
        <w:t>/solr-4.2-1 directory</w:t>
      </w:r>
      <w:r w:rsidRPr="00F74AD6">
        <w:t>, you will find an example directory which has a start.jar file. Run it via command line using java -jar start.jar.</w:t>
      </w:r>
      <w:r w:rsidR="00925594">
        <w:t xml:space="preserve"> (See in previous section how to set the schema file correctly first).</w:t>
      </w:r>
    </w:p>
    <w:p w:rsidR="00F74AD6" w:rsidRPr="00F74AD6" w:rsidRDefault="00F74AD6" w:rsidP="00F74AD6">
      <w:r w:rsidRPr="00F74AD6">
        <w:t xml:space="preserve">Verify that it works </w:t>
      </w:r>
      <w:r w:rsidR="000E738B">
        <w:t>by visiting localhost</w:t>
      </w:r>
      <w:proofErr w:type="gramStart"/>
      <w:r w:rsidR="000E738B">
        <w:t>:8983</w:t>
      </w:r>
      <w:proofErr w:type="gramEnd"/>
      <w:r w:rsidR="000E738B">
        <w:t>/</w:t>
      </w:r>
      <w:proofErr w:type="spellStart"/>
      <w:r w:rsidR="000E738B">
        <w:t>solr</w:t>
      </w:r>
      <w:proofErr w:type="spellEnd"/>
      <w:r w:rsidR="000E738B">
        <w:t xml:space="preserve"> via a web browser.</w:t>
      </w:r>
    </w:p>
    <w:p w:rsidR="00E56478" w:rsidRDefault="00836586" w:rsidP="00E56478">
      <w:proofErr w:type="gramStart"/>
      <w:r>
        <w:lastRenderedPageBreak/>
        <w:t xml:space="preserve">To stop </w:t>
      </w:r>
      <w:proofErr w:type="spellStart"/>
      <w:r>
        <w:t>solr</w:t>
      </w:r>
      <w:proofErr w:type="spellEnd"/>
      <w:r>
        <w:t xml:space="preserve"> later, Ctrl-C this process.</w:t>
      </w:r>
      <w:proofErr w:type="gramEnd"/>
      <w:r>
        <w:t xml:space="preserve"> You can also Ctrl-Z it to background it and then kill it via a “kill” command. </w:t>
      </w:r>
    </w:p>
    <w:p w:rsidR="00836586" w:rsidRDefault="00836586" w:rsidP="00E56478">
      <w:r>
        <w:t xml:space="preserve">Note that </w:t>
      </w:r>
      <w:proofErr w:type="spellStart"/>
      <w:r>
        <w:t>solr</w:t>
      </w:r>
      <w:proofErr w:type="spellEnd"/>
      <w:r>
        <w:t xml:space="preserve"> can also be installed to run as a service that starts whenever you login. If you choose to do this for </w:t>
      </w:r>
      <w:r w:rsidR="00B75FC3">
        <w:t>convenience</w:t>
      </w:r>
      <w:r>
        <w:t xml:space="preserve">, see the </w:t>
      </w:r>
      <w:proofErr w:type="spellStart"/>
      <w:r>
        <w:t>solr</w:t>
      </w:r>
      <w:proofErr w:type="spellEnd"/>
      <w:r>
        <w:t xml:space="preserve"> documentation. </w:t>
      </w:r>
    </w:p>
    <w:p w:rsidR="00B75FC3" w:rsidRDefault="00B75FC3" w:rsidP="00E56478">
      <w:proofErr w:type="spellStart"/>
      <w:r>
        <w:t>Solr</w:t>
      </w:r>
      <w:proofErr w:type="spellEnd"/>
      <w:r>
        <w:t xml:space="preserve"> MUST </w:t>
      </w:r>
      <w:proofErr w:type="gramStart"/>
      <w:r>
        <w:t>be</w:t>
      </w:r>
      <w:proofErr w:type="gramEnd"/>
      <w:r>
        <w:t xml:space="preserve"> running for anything else to work from this point forward.</w:t>
      </w:r>
    </w:p>
    <w:p w:rsidR="00C11C0D" w:rsidRDefault="00C11C0D" w:rsidP="00C11C0D">
      <w:pPr>
        <w:pStyle w:val="Heading2"/>
        <w:keepLines/>
        <w:tabs>
          <w:tab w:val="clear" w:pos="576"/>
          <w:tab w:val="num" w:pos="1080"/>
        </w:tabs>
        <w:spacing w:before="0" w:after="230" w:line="370" w:lineRule="atLeast"/>
        <w:ind w:left="432" w:hanging="432"/>
      </w:pPr>
      <w:bookmarkStart w:id="60" w:name="_Toc362454664"/>
      <w:r>
        <w:t>Run the installation again</w:t>
      </w:r>
      <w:bookmarkEnd w:id="60"/>
    </w:p>
    <w:p w:rsidR="00C11C0D" w:rsidRPr="00C11C0D" w:rsidRDefault="00C11C0D" w:rsidP="00C11C0D">
      <w:r>
        <w:t>Since we had to s</w:t>
      </w:r>
      <w:r w:rsidR="00DE5A0E">
        <w:t>t</w:t>
      </w:r>
      <w:r>
        <w:t>op</w:t>
      </w:r>
      <w:r w:rsidR="00DE5A0E">
        <w:t xml:space="preserve"> or </w:t>
      </w:r>
      <w:proofErr w:type="gramStart"/>
      <w:r w:rsidR="00DE5A0E">
        <w:t>pause</w:t>
      </w:r>
      <w:proofErr w:type="gramEnd"/>
      <w:r>
        <w:t xml:space="preserve"> the installation in the middle to configure </w:t>
      </w:r>
      <w:proofErr w:type="spellStart"/>
      <w:r>
        <w:t>Solr</w:t>
      </w:r>
      <w:proofErr w:type="spellEnd"/>
      <w:r>
        <w:t xml:space="preserve">, </w:t>
      </w:r>
      <w:r w:rsidR="00B75FC3">
        <w:t>you might</w:t>
      </w:r>
      <w:r w:rsidR="00B07DC6">
        <w:t xml:space="preserve"> need to restart the</w:t>
      </w:r>
      <w:r w:rsidR="00DE5A0E">
        <w:t xml:space="preserve"> installation </w:t>
      </w:r>
      <w:r w:rsidR="00836586">
        <w:t xml:space="preserve">script </w:t>
      </w:r>
      <w:r w:rsidR="00DE5A0E">
        <w:t>again</w:t>
      </w:r>
      <w:r w:rsidR="00836586">
        <w:t>.</w:t>
      </w:r>
      <w:r w:rsidRPr="00C11C0D">
        <w:t xml:space="preserve"> When asked whether to overwrite some context reply with “N”</w:t>
      </w:r>
      <w:r w:rsidR="00B07DC6">
        <w:t xml:space="preserve"> </w:t>
      </w:r>
      <w:r w:rsidRPr="00C11C0D">
        <w:t>since we have modified the development.ini</w:t>
      </w:r>
      <w:r w:rsidR="00836586">
        <w:t xml:space="preserve"> and do not want those changes over-written.</w:t>
      </w:r>
    </w:p>
    <w:p w:rsidR="00DE5A0E" w:rsidRDefault="00C11C0D" w:rsidP="00C11C0D">
      <w:r w:rsidRPr="00C11C0D">
        <w:t>As the installation runs, you have to keep editing it files as it tells you, as the installer will pause and ask you</w:t>
      </w:r>
      <w:r w:rsidR="00836586">
        <w:t xml:space="preserve"> to make the edits</w:t>
      </w:r>
      <w:r w:rsidR="000E738B">
        <w:t xml:space="preserve"> (though it’s not aware of previous edits you made, so if it asks you to make the same edit again, just continue the installation).</w:t>
      </w:r>
    </w:p>
    <w:p w:rsidR="00DE5A0E" w:rsidRDefault="00DE5A0E" w:rsidP="00C11C0D">
      <w:r>
        <w:t>If things appear to go wrong, start the installa</w:t>
      </w:r>
      <w:r w:rsidR="000D3D65">
        <w:t>tion over, though using the “N” above when asked about the context overwrite</w:t>
      </w:r>
      <w:r>
        <w:t>. Some things it does even if already installed, but most things it will bypass if already installed.</w:t>
      </w:r>
    </w:p>
    <w:p w:rsidR="00D93D27" w:rsidRDefault="00D93D27" w:rsidP="00C11C0D">
      <w:r>
        <w:t xml:space="preserve">Remember that after the first part of running installation.sh, </w:t>
      </w:r>
      <w:proofErr w:type="spellStart"/>
      <w:r>
        <w:t>solr</w:t>
      </w:r>
      <w:proofErr w:type="spellEnd"/>
      <w:r>
        <w:t xml:space="preserve"> should be running during the rest of installation.</w:t>
      </w:r>
    </w:p>
    <w:p w:rsidR="00D93D27" w:rsidRDefault="00D93D27" w:rsidP="00C11C0D">
      <w:r>
        <w:t>The installation will ask several questions, so be sure to monitor the installation and read the questions carefully.</w:t>
      </w:r>
    </w:p>
    <w:p w:rsidR="00B75FC3" w:rsidRDefault="00B75FC3" w:rsidP="00C11C0D">
      <w:r>
        <w:t>Once the installer script is finished, check in the appendix of this file to see that all the settings are set that are listed in the appendix for the development.ini.</w:t>
      </w:r>
    </w:p>
    <w:p w:rsidR="00B75FC3" w:rsidRDefault="00B75FC3" w:rsidP="00C11C0D">
      <w:r>
        <w:t xml:space="preserve">Note that you can’t just start out with all the </w:t>
      </w:r>
      <w:proofErr w:type="spellStart"/>
      <w:r>
        <w:t>plugins</w:t>
      </w:r>
      <w:proofErr w:type="spellEnd"/>
      <w:r>
        <w:t xml:space="preserve"> listed out in the development.ini, they have to be added as the installation proceeds as the install script prompts for them (until their dependencies are installed – this is why if you run it a second time, there is no need to delete </w:t>
      </w:r>
      <w:proofErr w:type="spellStart"/>
      <w:r>
        <w:t>plugins</w:t>
      </w:r>
      <w:proofErr w:type="spellEnd"/>
      <w:r>
        <w:t xml:space="preserve"> who have had their dependencies installed).</w:t>
      </w:r>
    </w:p>
    <w:p w:rsidR="00EE6006" w:rsidRDefault="00EE6006" w:rsidP="00C11C0D">
      <w:r>
        <w:t>One question the installer is not asking at this time is to set the resources directory</w:t>
      </w:r>
      <w:r w:rsidR="009E32F7">
        <w:t xml:space="preserve"> before it needs it</w:t>
      </w:r>
      <w:r>
        <w:t>, so add this line</w:t>
      </w:r>
      <w:r w:rsidR="00836586">
        <w:t xml:space="preserve"> to your development.ini file</w:t>
      </w:r>
      <w:r w:rsidR="00B75FC3">
        <w:t>.</w:t>
      </w:r>
      <w:r w:rsidR="000E738B">
        <w:t xml:space="preserve"> You </w:t>
      </w:r>
      <w:r w:rsidR="00751017">
        <w:t>should so this early in the process:</w:t>
      </w:r>
    </w:p>
    <w:p w:rsidR="00EE6006" w:rsidRPr="00EE6006" w:rsidRDefault="00EE6006" w:rsidP="00C11C0D">
      <w:pPr>
        <w:rPr>
          <w:rFonts w:ascii="Consolas" w:hAnsi="Consolas"/>
          <w:sz w:val="20"/>
          <w:szCs w:val="20"/>
        </w:rPr>
      </w:pPr>
      <w:r w:rsidRPr="00EE6006">
        <w:rPr>
          <w:rFonts w:ascii="Consolas" w:hAnsi="Consolas"/>
          <w:sz w:val="20"/>
          <w:szCs w:val="20"/>
        </w:rPr>
        <w:t>ngds.resources_dir=/home/yourloc/pyenv/src/ckanext-ngds/ckanext/ngds/base/resources</w:t>
      </w:r>
      <w:r w:rsidR="00665765">
        <w:rPr>
          <w:rFonts w:ascii="Consolas" w:hAnsi="Consolas"/>
          <w:sz w:val="20"/>
          <w:szCs w:val="20"/>
        </w:rPr>
        <w:t>/</w:t>
      </w:r>
    </w:p>
    <w:p w:rsidR="004859E1" w:rsidRDefault="004859E1" w:rsidP="00182100"/>
    <w:p w:rsidR="006229E0" w:rsidRDefault="006229E0" w:rsidP="00EF2567">
      <w:pPr>
        <w:pStyle w:val="Heading2"/>
      </w:pPr>
      <w:bookmarkStart w:id="61" w:name="_Toc362454665"/>
      <w:r>
        <w:t>Parameters for development.ini</w:t>
      </w:r>
      <w:bookmarkEnd w:id="61"/>
    </w:p>
    <w:p w:rsidR="006229E0" w:rsidRDefault="006229E0" w:rsidP="006229E0">
      <w:r>
        <w:t xml:space="preserve">The </w:t>
      </w:r>
      <w:r w:rsidR="000E738B">
        <w:t xml:space="preserve">initial </w:t>
      </w:r>
      <w:r>
        <w:t xml:space="preserve">development.ini file is </w:t>
      </w:r>
      <w:r w:rsidR="005E2167">
        <w:t>automatically</w:t>
      </w:r>
      <w:r>
        <w:t xml:space="preserve"> generated by the installation script. </w:t>
      </w:r>
      <w:r w:rsidR="00DE5A0E">
        <w:t>The</w:t>
      </w:r>
      <w:r>
        <w:t xml:space="preserve"> </w:t>
      </w:r>
      <w:r w:rsidR="005E2167">
        <w:t xml:space="preserve">NGDS plug-ins </w:t>
      </w:r>
      <w:r w:rsidR="00DE5A0E">
        <w:t xml:space="preserve">list </w:t>
      </w:r>
      <w:r w:rsidR="0078770F">
        <w:t xml:space="preserve">that is </w:t>
      </w:r>
      <w:r w:rsidR="00DE5A0E">
        <w:t>in this file need</w:t>
      </w:r>
      <w:r w:rsidR="0078770F">
        <w:t>s</w:t>
      </w:r>
      <w:r w:rsidR="00DE5A0E">
        <w:t xml:space="preserve"> to </w:t>
      </w:r>
      <w:r w:rsidR="00C45F5C">
        <w:t xml:space="preserve">be </w:t>
      </w:r>
      <w:r w:rsidR="00DE5A0E">
        <w:t>modified</w:t>
      </w:r>
      <w:r w:rsidR="005E2167">
        <w:t>. This lis</w:t>
      </w:r>
      <w:r w:rsidR="00DE5A0E">
        <w:t>t needs to be manually updated. The installation script will have prompted you</w:t>
      </w:r>
      <w:r w:rsidR="00FA0189">
        <w:t xml:space="preserve"> to update this list of </w:t>
      </w:r>
      <w:proofErr w:type="spellStart"/>
      <w:r w:rsidR="00FA0189">
        <w:t>plugins</w:t>
      </w:r>
      <w:proofErr w:type="spellEnd"/>
      <w:r w:rsidR="00FA0189">
        <w:t xml:space="preserve"> and other values in the development.ini file.</w:t>
      </w:r>
      <w:r w:rsidR="00687BBA">
        <w:t xml:space="preserve"> See the appendix for a summary of all changes to the development.ini</w:t>
      </w:r>
    </w:p>
    <w:p w:rsidR="00E854A7" w:rsidRDefault="00E854A7" w:rsidP="00837075">
      <w:r>
        <w:t>Important note: development.ini has various sections, where the […] statements indicate the sections. Be sure that all parameters described in this document go into the [</w:t>
      </w:r>
      <w:proofErr w:type="spellStart"/>
      <w:r>
        <w:t>app</w:t>
      </w:r>
      <w:proofErr w:type="gramStart"/>
      <w:r>
        <w:t>:main</w:t>
      </w:r>
      <w:proofErr w:type="spellEnd"/>
      <w:proofErr w:type="gramEnd"/>
      <w:r>
        <w:t>] section</w:t>
      </w:r>
      <w:r w:rsidR="0078770F">
        <w:t>!</w:t>
      </w:r>
    </w:p>
    <w:p w:rsidR="00665765" w:rsidRDefault="00665765" w:rsidP="00837075">
      <w:r>
        <w:t>Also, note that having or not having the trailing / as on URLs can cause the system to not work, so watch these carefully.</w:t>
      </w:r>
    </w:p>
    <w:p w:rsidR="00B75FC3" w:rsidRDefault="00B75FC3" w:rsidP="00837075">
      <w:r>
        <w:lastRenderedPageBreak/>
        <w:t>So once installation is complete, check the appendix and compare to your development.ini.</w:t>
      </w:r>
    </w:p>
    <w:p w:rsidR="00B75FC3" w:rsidRDefault="00B75FC3" w:rsidP="00837075">
      <w:r>
        <w:t>Then possibly run the installation again if it did not seem to complete successfully.</w:t>
      </w:r>
    </w:p>
    <w:p w:rsidR="00FA0189" w:rsidRDefault="00FA0189" w:rsidP="00FA0189">
      <w:pPr>
        <w:pStyle w:val="Heading2"/>
      </w:pPr>
      <w:bookmarkStart w:id="62" w:name="_Toc362454666"/>
      <w:r>
        <w:t>Start up celery</w:t>
      </w:r>
      <w:bookmarkEnd w:id="62"/>
    </w:p>
    <w:p w:rsidR="00FA0189" w:rsidRDefault="00FA0189" w:rsidP="00837075">
      <w:r>
        <w:t xml:space="preserve">To do data import, you must start celery. To do so, activate </w:t>
      </w:r>
      <w:proofErr w:type="spellStart"/>
      <w:r>
        <w:t>pydev</w:t>
      </w:r>
      <w:proofErr w:type="spellEnd"/>
      <w:r>
        <w:t xml:space="preserve"> (. ~/</w:t>
      </w:r>
      <w:proofErr w:type="spellStart"/>
      <w:r>
        <w:t>pydev</w:t>
      </w:r>
      <w:proofErr w:type="spellEnd"/>
      <w:r>
        <w:t xml:space="preserve">/bin/activate) and then in the </w:t>
      </w:r>
      <w:proofErr w:type="spellStart"/>
      <w:r>
        <w:t>ckan</w:t>
      </w:r>
      <w:proofErr w:type="spellEnd"/>
      <w:r>
        <w:t xml:space="preserve"> directory,</w:t>
      </w:r>
    </w:p>
    <w:p w:rsidR="00FA0189" w:rsidRPr="00FA0189" w:rsidRDefault="00FA0189" w:rsidP="00837075">
      <w:pPr>
        <w:rPr>
          <w:rFonts w:ascii="Consolas" w:hAnsi="Consolas"/>
        </w:rPr>
      </w:pPr>
      <w:proofErr w:type="spellStart"/>
      <w:proofErr w:type="gramStart"/>
      <w:r w:rsidRPr="00FA0189">
        <w:rPr>
          <w:rFonts w:ascii="Consolas" w:hAnsi="Consolas"/>
        </w:rPr>
        <w:t>celeryd</w:t>
      </w:r>
      <w:proofErr w:type="spellEnd"/>
      <w:proofErr w:type="gramEnd"/>
    </w:p>
    <w:p w:rsidR="00FA0189" w:rsidRDefault="000E738B" w:rsidP="00837075">
      <w:r>
        <w:t>This will start celery running and you should do this whenever running NGDS.</w:t>
      </w:r>
    </w:p>
    <w:p w:rsidR="00EF2567" w:rsidRDefault="00EF2567" w:rsidP="00EF2567">
      <w:pPr>
        <w:pStyle w:val="Heading2"/>
      </w:pPr>
      <w:bookmarkStart w:id="63" w:name="_Toc362454667"/>
      <w:r>
        <w:t>Starting up NGDS</w:t>
      </w:r>
      <w:bookmarkEnd w:id="63"/>
    </w:p>
    <w:p w:rsidR="00EF2567" w:rsidRDefault="00EF2567" w:rsidP="00837075">
      <w:r>
        <w:t>To start up NGDS, fir</w:t>
      </w:r>
      <w:r w:rsidR="00F0454F">
        <w:t xml:space="preserve">st make sure </w:t>
      </w:r>
      <w:proofErr w:type="spellStart"/>
      <w:r w:rsidR="00F0454F">
        <w:t>pydev</w:t>
      </w:r>
      <w:proofErr w:type="spellEnd"/>
      <w:r w:rsidR="00F0454F">
        <w:t xml:space="preserve"> is activated and that you then working within that activated environment (the prompt should change).</w:t>
      </w:r>
    </w:p>
    <w:p w:rsidR="00EF2567" w:rsidRPr="00F0454F" w:rsidRDefault="00EF2567" w:rsidP="00837075">
      <w:pPr>
        <w:rPr>
          <w:rFonts w:ascii="Consolas" w:hAnsi="Consolas"/>
        </w:rPr>
      </w:pPr>
      <w:r w:rsidRPr="00F0454F">
        <w:rPr>
          <w:rFonts w:ascii="Consolas" w:hAnsi="Consolas"/>
        </w:rPr>
        <w:t>%  . ~/</w:t>
      </w:r>
      <w:proofErr w:type="spellStart"/>
      <w:r w:rsidRPr="00F0454F">
        <w:rPr>
          <w:rFonts w:ascii="Consolas" w:hAnsi="Consolas"/>
        </w:rPr>
        <w:t>pyenv</w:t>
      </w:r>
      <w:proofErr w:type="spellEnd"/>
      <w:r w:rsidRPr="00F0454F">
        <w:rPr>
          <w:rFonts w:ascii="Consolas" w:hAnsi="Consolas"/>
        </w:rPr>
        <w:t>/bin/activate</w:t>
      </w:r>
    </w:p>
    <w:p w:rsidR="00EF2567" w:rsidRDefault="00EF2567" w:rsidP="00837075"/>
    <w:p w:rsidR="00EF2567" w:rsidRDefault="00EF2567" w:rsidP="00837075">
      <w:r>
        <w:t>To start up, f</w:t>
      </w:r>
      <w:r w:rsidR="00D701DD">
        <w:t xml:space="preserve">irst make sure </w:t>
      </w:r>
      <w:proofErr w:type="spellStart"/>
      <w:r w:rsidR="00D701DD">
        <w:t>solr</w:t>
      </w:r>
      <w:proofErr w:type="spellEnd"/>
      <w:r w:rsidR="00D701DD">
        <w:t xml:space="preserve"> is running (</w:t>
      </w:r>
      <w:r>
        <w:t xml:space="preserve">and </w:t>
      </w:r>
      <w:proofErr w:type="spellStart"/>
      <w:r>
        <w:t>geoserver</w:t>
      </w:r>
      <w:proofErr w:type="spellEnd"/>
      <w:r>
        <w:t xml:space="preserve"> also if you are planning to make use of that functionality</w:t>
      </w:r>
      <w:r w:rsidR="000E738B">
        <w:t>, and celery as well</w:t>
      </w:r>
      <w:r>
        <w:t>) then run</w:t>
      </w:r>
    </w:p>
    <w:p w:rsidR="00EF2567" w:rsidRPr="00F0454F" w:rsidRDefault="00EF2567" w:rsidP="00837075">
      <w:pPr>
        <w:rPr>
          <w:rFonts w:ascii="Consolas" w:hAnsi="Consolas"/>
        </w:rPr>
      </w:pPr>
      <w:r w:rsidRPr="00F0454F">
        <w:rPr>
          <w:rFonts w:ascii="Consolas" w:hAnsi="Consolas"/>
        </w:rPr>
        <w:t xml:space="preserve">% </w:t>
      </w:r>
      <w:proofErr w:type="spellStart"/>
      <w:r w:rsidRPr="00F0454F">
        <w:rPr>
          <w:rFonts w:ascii="Consolas" w:hAnsi="Consolas"/>
        </w:rPr>
        <w:t>paster</w:t>
      </w:r>
      <w:proofErr w:type="spellEnd"/>
      <w:r w:rsidRPr="00F0454F">
        <w:rPr>
          <w:rFonts w:ascii="Consolas" w:hAnsi="Consolas"/>
        </w:rPr>
        <w:t xml:space="preserve"> serve development.ini –</w:t>
      </w:r>
      <w:r w:rsidR="00C358F1">
        <w:rPr>
          <w:rFonts w:ascii="Consolas" w:hAnsi="Consolas"/>
        </w:rPr>
        <w:t>-</w:t>
      </w:r>
      <w:r w:rsidRPr="00F0454F">
        <w:rPr>
          <w:rFonts w:ascii="Consolas" w:hAnsi="Consolas"/>
        </w:rPr>
        <w:t>reload</w:t>
      </w:r>
    </w:p>
    <w:p w:rsidR="00F0454F" w:rsidRDefault="00F0454F" w:rsidP="00837075">
      <w:r>
        <w:t>The –reload means that if you change your development.ini, the changes will be picked up with a restart.</w:t>
      </w:r>
    </w:p>
    <w:p w:rsidR="00F0454F" w:rsidRDefault="00F0454F" w:rsidP="00837075">
      <w:r>
        <w:t xml:space="preserve">To visit the website, use: </w:t>
      </w:r>
      <w:r w:rsidRPr="00F0454F">
        <w:t>localhost</w:t>
      </w:r>
      <w:proofErr w:type="gramStart"/>
      <w:r w:rsidRPr="00F0454F">
        <w:t>:5000</w:t>
      </w:r>
      <w:proofErr w:type="gramEnd"/>
      <w:r w:rsidRPr="00F0454F">
        <w:t>/</w:t>
      </w:r>
      <w:proofErr w:type="spellStart"/>
      <w:r w:rsidRPr="00F0454F">
        <w:t>ngds</w:t>
      </w:r>
      <w:proofErr w:type="spellEnd"/>
    </w:p>
    <w:p w:rsidR="00EF2567" w:rsidRPr="00837075" w:rsidRDefault="00EF2567" w:rsidP="00837075">
      <w:r>
        <w:t>But first see post-installation steps below.</w:t>
      </w:r>
    </w:p>
    <w:p w:rsidR="006229E0" w:rsidRDefault="006229E0" w:rsidP="00EF2567">
      <w:pPr>
        <w:pStyle w:val="Heading2"/>
      </w:pPr>
      <w:bookmarkStart w:id="64" w:name="_Toc362454668"/>
      <w:r>
        <w:t>Post-Installation steps</w:t>
      </w:r>
      <w:bookmarkEnd w:id="64"/>
    </w:p>
    <w:p w:rsidR="006229E0" w:rsidRDefault="006229E0" w:rsidP="00837075">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Create a </w:t>
      </w:r>
      <w:proofErr w:type="spellStart"/>
      <w:r>
        <w:rPr>
          <w:rFonts w:ascii="Helvetica" w:hAnsi="Helvetica" w:cs="Helvetica"/>
          <w:color w:val="333333"/>
          <w:sz w:val="20"/>
          <w:szCs w:val="20"/>
        </w:rPr>
        <w:t>sysadmin</w:t>
      </w:r>
      <w:proofErr w:type="spellEnd"/>
      <w:r>
        <w:rPr>
          <w:rFonts w:ascii="Helvetica" w:hAnsi="Helvetica" w:cs="Helvetica"/>
          <w:color w:val="333333"/>
          <w:sz w:val="20"/>
          <w:szCs w:val="20"/>
        </w:rPr>
        <w:t xml:space="preserve"> account. Navigate to /</w:t>
      </w:r>
      <w:proofErr w:type="spellStart"/>
      <w:r>
        <w:rPr>
          <w:rFonts w:ascii="Helvetica" w:hAnsi="Helvetica" w:cs="Helvetica"/>
          <w:color w:val="333333"/>
          <w:sz w:val="20"/>
          <w:szCs w:val="20"/>
        </w:rPr>
        <w:t>your_pyenv</w:t>
      </w:r>
      <w:proofErr w:type="spellEnd"/>
      <w:r>
        <w:rPr>
          <w:rFonts w:ascii="Helvetica" w:hAnsi="Helvetica" w:cs="Helvetica"/>
          <w:color w:val="333333"/>
          <w:sz w:val="20"/>
          <w:szCs w:val="20"/>
        </w:rPr>
        <w:t>/</w:t>
      </w:r>
      <w:proofErr w:type="spellStart"/>
      <w:r>
        <w:rPr>
          <w:rFonts w:ascii="Helvetica" w:hAnsi="Helvetica" w:cs="Helvetica"/>
          <w:color w:val="333333"/>
          <w:sz w:val="20"/>
          <w:szCs w:val="20"/>
        </w:rPr>
        <w:t>src</w:t>
      </w:r>
      <w:proofErr w:type="spellEnd"/>
      <w:r>
        <w:rPr>
          <w:rFonts w:ascii="Helvetica" w:hAnsi="Helvetica" w:cs="Helvetica"/>
          <w:color w:val="333333"/>
          <w:sz w:val="20"/>
          <w:szCs w:val="20"/>
        </w:rPr>
        <w:t>/</w:t>
      </w:r>
      <w:proofErr w:type="spellStart"/>
      <w:r>
        <w:rPr>
          <w:rFonts w:ascii="Helvetica" w:hAnsi="Helvetica" w:cs="Helvetica"/>
          <w:color w:val="333333"/>
          <w:sz w:val="20"/>
          <w:szCs w:val="20"/>
        </w:rPr>
        <w:t>ckan</w:t>
      </w:r>
      <w:proofErr w:type="spellEnd"/>
      <w:r>
        <w:rPr>
          <w:rFonts w:ascii="Helvetica" w:hAnsi="Helvetica" w:cs="Helvetica"/>
          <w:color w:val="333333"/>
          <w:sz w:val="20"/>
          <w:szCs w:val="20"/>
        </w:rPr>
        <w:t xml:space="preserve"> and run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proofErr w:type="gramStart"/>
      <w:r w:rsidRPr="00C11C0D">
        <w:rPr>
          <w:rStyle w:val="n"/>
          <w:sz w:val="18"/>
          <w:szCs w:val="18"/>
        </w:rPr>
        <w:t>pyenv</w:t>
      </w:r>
      <w:proofErr w:type="spellEnd"/>
      <w:proofErr w:type="gramEnd"/>
      <w:r w:rsidRPr="00C11C0D">
        <w:rPr>
          <w:rStyle w:val="n"/>
          <w:sz w:val="18"/>
          <w:szCs w:val="18"/>
        </w:rPr>
        <w:t xml:space="preserve">)$ </w:t>
      </w:r>
      <w:proofErr w:type="spellStart"/>
      <w:proofErr w:type="gramStart"/>
      <w:r w:rsidRPr="00C11C0D">
        <w:rPr>
          <w:rStyle w:val="n"/>
          <w:sz w:val="18"/>
          <w:szCs w:val="18"/>
        </w:rPr>
        <w:t>paster</w:t>
      </w:r>
      <w:proofErr w:type="spellEnd"/>
      <w:proofErr w:type="gramEnd"/>
      <w:r w:rsidRPr="00C11C0D">
        <w:rPr>
          <w:rStyle w:val="n"/>
          <w:sz w:val="18"/>
          <w:szCs w:val="18"/>
        </w:rPr>
        <w:t xml:space="preserve"> </w:t>
      </w:r>
      <w:proofErr w:type="spellStart"/>
      <w:r w:rsidRPr="00C11C0D">
        <w:rPr>
          <w:rStyle w:val="n"/>
          <w:sz w:val="18"/>
          <w:szCs w:val="18"/>
        </w:rPr>
        <w:t>sysadmin</w:t>
      </w:r>
      <w:proofErr w:type="spellEnd"/>
      <w:r w:rsidRPr="00C11C0D">
        <w:rPr>
          <w:rStyle w:val="n"/>
          <w:sz w:val="18"/>
          <w:szCs w:val="18"/>
        </w:rPr>
        <w:t xml:space="preserve"> add admin</w:t>
      </w:r>
    </w:p>
    <w:p w:rsidR="006229E0" w:rsidRDefault="006229E0" w:rsidP="006229E0">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The command will prompt you to create an account called admin if one does not exist</w:t>
      </w:r>
      <w:r w:rsidR="0078770F">
        <w:rPr>
          <w:rFonts w:ascii="Helvetica" w:hAnsi="Helvetica" w:cs="Helvetica"/>
          <w:color w:val="333333"/>
          <w:sz w:val="20"/>
          <w:szCs w:val="20"/>
        </w:rPr>
        <w:t>.</w:t>
      </w:r>
    </w:p>
    <w:p w:rsidR="00751017" w:rsidRDefault="00751017" w:rsidP="006229E0">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Suggested password is “</w:t>
      </w:r>
      <w:proofErr w:type="gramStart"/>
      <w:r>
        <w:rPr>
          <w:rFonts w:ascii="Helvetica" w:hAnsi="Helvetica" w:cs="Helvetica"/>
          <w:color w:val="333333"/>
          <w:sz w:val="20"/>
          <w:szCs w:val="20"/>
        </w:rPr>
        <w:t>pass</w:t>
      </w:r>
      <w:proofErr w:type="gramEnd"/>
      <w:r>
        <w:rPr>
          <w:rFonts w:ascii="Helvetica" w:hAnsi="Helvetica" w:cs="Helvetica"/>
          <w:color w:val="333333"/>
          <w:sz w:val="20"/>
          <w:szCs w:val="20"/>
        </w:rPr>
        <w:t>”.</w:t>
      </w:r>
    </w:p>
    <w:p w:rsidR="006229E0" w:rsidRDefault="00D701DD"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Temporarily r</w:t>
      </w:r>
      <w:r w:rsidR="006229E0">
        <w:rPr>
          <w:rFonts w:ascii="Helvetica" w:hAnsi="Helvetica" w:cs="Helvetica"/>
          <w:color w:val="333333"/>
          <w:sz w:val="20"/>
          <w:szCs w:val="20"/>
        </w:rPr>
        <w:t>emo</w:t>
      </w:r>
      <w:r w:rsidR="00DE5A0E">
        <w:rPr>
          <w:rFonts w:ascii="Helvetica" w:hAnsi="Helvetica" w:cs="Helvetica"/>
          <w:color w:val="333333"/>
          <w:sz w:val="20"/>
          <w:szCs w:val="20"/>
        </w:rPr>
        <w:t xml:space="preserve">ve </w:t>
      </w:r>
      <w:proofErr w:type="spellStart"/>
      <w:r w:rsidR="00DE5A0E">
        <w:rPr>
          <w:rFonts w:ascii="Helvetica" w:hAnsi="Helvetica" w:cs="Helvetica"/>
          <w:color w:val="333333"/>
          <w:sz w:val="20"/>
          <w:szCs w:val="20"/>
        </w:rPr>
        <w:t>ngdsui</w:t>
      </w:r>
      <w:proofErr w:type="spellEnd"/>
      <w:r w:rsidR="00DE5A0E">
        <w:rPr>
          <w:rFonts w:ascii="Helvetica" w:hAnsi="Helvetica" w:cs="Helvetica"/>
          <w:color w:val="333333"/>
          <w:sz w:val="20"/>
          <w:szCs w:val="20"/>
        </w:rPr>
        <w:t xml:space="preserve"> from the </w:t>
      </w:r>
      <w:proofErr w:type="spellStart"/>
      <w:r w:rsidR="00DE5A0E">
        <w:rPr>
          <w:rFonts w:ascii="Helvetica" w:hAnsi="Helvetica" w:cs="Helvetica"/>
          <w:color w:val="333333"/>
          <w:sz w:val="20"/>
          <w:szCs w:val="20"/>
        </w:rPr>
        <w:t>plugins</w:t>
      </w:r>
      <w:proofErr w:type="spellEnd"/>
      <w:r w:rsidR="00DE5A0E">
        <w:rPr>
          <w:rFonts w:ascii="Helvetica" w:hAnsi="Helvetica" w:cs="Helvetica"/>
          <w:color w:val="333333"/>
          <w:sz w:val="20"/>
          <w:szCs w:val="20"/>
        </w:rPr>
        <w:t xml:space="preserve"> list </w:t>
      </w:r>
      <w:r w:rsidR="0078770F">
        <w:rPr>
          <w:rFonts w:ascii="Helvetica" w:hAnsi="Helvetica" w:cs="Helvetica"/>
          <w:color w:val="333333"/>
          <w:sz w:val="20"/>
          <w:szCs w:val="20"/>
        </w:rPr>
        <w:t xml:space="preserve">in the development.ini file </w:t>
      </w:r>
      <w:r w:rsidR="00DE5A0E">
        <w:rPr>
          <w:rFonts w:ascii="Helvetica" w:hAnsi="Helvetica" w:cs="Helvetica"/>
          <w:color w:val="333333"/>
          <w:sz w:val="20"/>
          <w:szCs w:val="20"/>
        </w:rPr>
        <w:t xml:space="preserve">(this starts </w:t>
      </w:r>
      <w:proofErr w:type="spellStart"/>
      <w:r w:rsidR="00DE5A0E">
        <w:rPr>
          <w:rFonts w:ascii="Helvetica" w:hAnsi="Helvetica" w:cs="Helvetica"/>
          <w:color w:val="333333"/>
          <w:sz w:val="20"/>
          <w:szCs w:val="20"/>
        </w:rPr>
        <w:t>ckan</w:t>
      </w:r>
      <w:proofErr w:type="spellEnd"/>
      <w:r w:rsidR="00DE5A0E">
        <w:rPr>
          <w:rFonts w:ascii="Helvetica" w:hAnsi="Helvetica" w:cs="Helvetica"/>
          <w:color w:val="333333"/>
          <w:sz w:val="20"/>
          <w:szCs w:val="20"/>
        </w:rPr>
        <w:t xml:space="preserve"> in “default” mode instead of in </w:t>
      </w:r>
      <w:proofErr w:type="spellStart"/>
      <w:r w:rsidR="00DE5A0E">
        <w:rPr>
          <w:rFonts w:ascii="Helvetica" w:hAnsi="Helvetica" w:cs="Helvetica"/>
          <w:color w:val="333333"/>
          <w:sz w:val="20"/>
          <w:szCs w:val="20"/>
        </w:rPr>
        <w:t>ngds</w:t>
      </w:r>
      <w:proofErr w:type="spellEnd"/>
      <w:r w:rsidR="00DE5A0E">
        <w:rPr>
          <w:rFonts w:ascii="Helvetica" w:hAnsi="Helvetica" w:cs="Helvetica"/>
          <w:color w:val="333333"/>
          <w:sz w:val="20"/>
          <w:szCs w:val="20"/>
        </w:rPr>
        <w:t xml:space="preserve"> mode).</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Restart the server (better yet </w:t>
      </w:r>
      <w:r w:rsidR="0078770F">
        <w:rPr>
          <w:rFonts w:ascii="Helvetica" w:hAnsi="Helvetica" w:cs="Helvetica"/>
          <w:color w:val="333333"/>
          <w:sz w:val="20"/>
          <w:szCs w:val="20"/>
        </w:rPr>
        <w:t>“</w:t>
      </w:r>
      <w:proofErr w:type="spellStart"/>
      <w:r>
        <w:rPr>
          <w:rFonts w:ascii="Helvetica" w:hAnsi="Helvetica" w:cs="Helvetica"/>
          <w:color w:val="333333"/>
          <w:sz w:val="20"/>
          <w:szCs w:val="20"/>
        </w:rPr>
        <w:t>paster</w:t>
      </w:r>
      <w:proofErr w:type="spellEnd"/>
      <w:r>
        <w:rPr>
          <w:rFonts w:ascii="Helvetica" w:hAnsi="Helvetica" w:cs="Helvetica"/>
          <w:color w:val="333333"/>
          <w:sz w:val="20"/>
          <w:szCs w:val="20"/>
        </w:rPr>
        <w:t xml:space="preserve"> serve development.ini </w:t>
      </w:r>
      <w:r w:rsidR="0078770F">
        <w:rPr>
          <w:rFonts w:ascii="Helvetica" w:hAnsi="Helvetica" w:cs="Helvetica"/>
          <w:color w:val="333333"/>
          <w:sz w:val="20"/>
          <w:szCs w:val="20"/>
        </w:rPr>
        <w:t>–</w:t>
      </w:r>
      <w:r>
        <w:rPr>
          <w:rFonts w:ascii="Helvetica" w:hAnsi="Helvetica" w:cs="Helvetica"/>
          <w:color w:val="333333"/>
          <w:sz w:val="20"/>
          <w:szCs w:val="20"/>
        </w:rPr>
        <w:t>reload</w:t>
      </w:r>
      <w:r w:rsidR="0078770F">
        <w:rPr>
          <w:rFonts w:ascii="Helvetica" w:hAnsi="Helvetica" w:cs="Helvetica"/>
          <w:color w:val="333333"/>
          <w:sz w:val="20"/>
          <w:szCs w:val="20"/>
        </w:rPr>
        <w:t>”</w:t>
      </w:r>
      <w:r>
        <w:rPr>
          <w:rFonts w:ascii="Helvetica" w:hAnsi="Helvetica" w:cs="Helvetica"/>
          <w:color w:val="333333"/>
          <w:sz w:val="20"/>
          <w:szCs w:val="20"/>
        </w:rPr>
        <w:t xml:space="preserve"> and it will </w:t>
      </w:r>
      <w:r w:rsidR="0078770F">
        <w:rPr>
          <w:rFonts w:ascii="Helvetica" w:hAnsi="Helvetica" w:cs="Helvetica"/>
          <w:color w:val="333333"/>
          <w:sz w:val="20"/>
          <w:szCs w:val="20"/>
        </w:rPr>
        <w:t>restart automatically whenever the development.ini file is changed</w:t>
      </w:r>
      <w:r>
        <w:rPr>
          <w:rFonts w:ascii="Helvetica" w:hAnsi="Helvetica" w:cs="Helvetica"/>
          <w:color w:val="333333"/>
          <w:sz w:val="20"/>
          <w:szCs w:val="20"/>
        </w:rPr>
        <w:t>)</w:t>
      </w:r>
    </w:p>
    <w:p w:rsidR="00751017" w:rsidRDefault="00751017"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Browse to http://localhost:5000</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Login to the </w:t>
      </w:r>
      <w:proofErr w:type="spellStart"/>
      <w:r>
        <w:rPr>
          <w:rFonts w:ascii="Helvetica" w:hAnsi="Helvetica" w:cs="Helvetica"/>
          <w:color w:val="333333"/>
          <w:sz w:val="20"/>
          <w:szCs w:val="20"/>
        </w:rPr>
        <w:t>ckan</w:t>
      </w:r>
      <w:proofErr w:type="spellEnd"/>
      <w:r>
        <w:rPr>
          <w:rFonts w:ascii="Helvetica" w:hAnsi="Helvetica" w:cs="Helvetica"/>
          <w:color w:val="333333"/>
          <w:sz w:val="20"/>
          <w:szCs w:val="20"/>
        </w:rPr>
        <w:t xml:space="preserve"> </w:t>
      </w:r>
      <w:proofErr w:type="spellStart"/>
      <w:r>
        <w:rPr>
          <w:rFonts w:ascii="Helvetica" w:hAnsi="Helvetica" w:cs="Helvetica"/>
          <w:color w:val="333333"/>
          <w:sz w:val="20"/>
          <w:szCs w:val="20"/>
        </w:rPr>
        <w:t>ui</w:t>
      </w:r>
      <w:proofErr w:type="spellEnd"/>
      <w:r>
        <w:rPr>
          <w:rFonts w:ascii="Helvetica" w:hAnsi="Helvetica" w:cs="Helvetica"/>
          <w:color w:val="333333"/>
          <w:sz w:val="20"/>
          <w:szCs w:val="20"/>
        </w:rPr>
        <w:t xml:space="preserve"> with the admin account and create an organization called </w:t>
      </w:r>
      <w:r w:rsidR="0078770F">
        <w:rPr>
          <w:rFonts w:ascii="Helvetica" w:hAnsi="Helvetica" w:cs="Helvetica"/>
          <w:color w:val="333333"/>
          <w:sz w:val="20"/>
          <w:szCs w:val="20"/>
        </w:rPr>
        <w:t>“</w:t>
      </w:r>
      <w:r>
        <w:rPr>
          <w:rFonts w:ascii="Helvetica" w:hAnsi="Helvetica" w:cs="Helvetica"/>
          <w:color w:val="333333"/>
          <w:sz w:val="20"/>
          <w:szCs w:val="20"/>
        </w:rPr>
        <w:t>public</w:t>
      </w:r>
      <w:r w:rsidR="0078770F">
        <w:rPr>
          <w:rFonts w:ascii="Helvetica" w:hAnsi="Helvetica" w:cs="Helvetica"/>
          <w:color w:val="333333"/>
          <w:sz w:val="20"/>
          <w:szCs w:val="20"/>
        </w:rPr>
        <w:t>”</w:t>
      </w:r>
      <w:r>
        <w:rPr>
          <w:rFonts w:ascii="Helvetica" w:hAnsi="Helvetica" w:cs="Helvetica"/>
          <w:color w:val="333333"/>
          <w:sz w:val="20"/>
          <w:szCs w:val="20"/>
        </w:rPr>
        <w:t>.</w:t>
      </w:r>
    </w:p>
    <w:p w:rsidR="006229E0" w:rsidRDefault="006229E0"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 xml:space="preserve">Add </w:t>
      </w:r>
      <w:proofErr w:type="spellStart"/>
      <w:r>
        <w:rPr>
          <w:rFonts w:ascii="Helvetica" w:hAnsi="Helvetica" w:cs="Helvetica"/>
          <w:color w:val="333333"/>
          <w:sz w:val="20"/>
          <w:szCs w:val="20"/>
        </w:rPr>
        <w:t>ngdsui</w:t>
      </w:r>
      <w:proofErr w:type="spellEnd"/>
      <w:r>
        <w:rPr>
          <w:rFonts w:ascii="Helvetica" w:hAnsi="Helvetica" w:cs="Helvetica"/>
          <w:color w:val="333333"/>
          <w:sz w:val="20"/>
          <w:szCs w:val="20"/>
        </w:rPr>
        <w:t xml:space="preserve"> back in to the list of </w:t>
      </w:r>
      <w:proofErr w:type="spellStart"/>
      <w:r>
        <w:rPr>
          <w:rFonts w:ascii="Helvetica" w:hAnsi="Helvetica" w:cs="Helvetica"/>
          <w:color w:val="333333"/>
          <w:sz w:val="20"/>
          <w:szCs w:val="20"/>
        </w:rPr>
        <w:t>plugins</w:t>
      </w:r>
      <w:proofErr w:type="spellEnd"/>
      <w:r w:rsidR="0078770F">
        <w:rPr>
          <w:rFonts w:ascii="Helvetica" w:hAnsi="Helvetica" w:cs="Helvetica"/>
          <w:color w:val="333333"/>
          <w:sz w:val="20"/>
          <w:szCs w:val="20"/>
        </w:rPr>
        <w:t xml:space="preserve"> in the </w:t>
      </w:r>
      <w:proofErr w:type="spellStart"/>
      <w:r w:rsidR="0078770F">
        <w:rPr>
          <w:rFonts w:ascii="Helvetica" w:hAnsi="Helvetica" w:cs="Helvetica"/>
          <w:color w:val="333333"/>
          <w:sz w:val="20"/>
          <w:szCs w:val="20"/>
        </w:rPr>
        <w:t>development.init</w:t>
      </w:r>
      <w:proofErr w:type="spellEnd"/>
      <w:r w:rsidR="0078770F">
        <w:rPr>
          <w:rFonts w:ascii="Helvetica" w:hAnsi="Helvetica" w:cs="Helvetica"/>
          <w:color w:val="333333"/>
          <w:sz w:val="20"/>
          <w:szCs w:val="20"/>
        </w:rPr>
        <w:t xml:space="preserve"> </w:t>
      </w:r>
      <w:proofErr w:type="gramStart"/>
      <w:r w:rsidR="0078770F">
        <w:rPr>
          <w:rFonts w:ascii="Helvetica" w:hAnsi="Helvetica" w:cs="Helvetica"/>
          <w:color w:val="333333"/>
          <w:sz w:val="20"/>
          <w:szCs w:val="20"/>
        </w:rPr>
        <w:t xml:space="preserve">file </w:t>
      </w:r>
      <w:r>
        <w:rPr>
          <w:rFonts w:ascii="Helvetica" w:hAnsi="Helvetica" w:cs="Helvetica"/>
          <w:color w:val="333333"/>
          <w:sz w:val="20"/>
          <w:szCs w:val="20"/>
        </w:rPr>
        <w:t>.</w:t>
      </w:r>
      <w:proofErr w:type="gramEnd"/>
      <w:r>
        <w:rPr>
          <w:rFonts w:ascii="Helvetica" w:hAnsi="Helvetica" w:cs="Helvetica"/>
          <w:color w:val="333333"/>
          <w:sz w:val="20"/>
          <w:szCs w:val="20"/>
        </w:rPr>
        <w:t xml:space="preserve"> Restart the server </w:t>
      </w:r>
      <w:r w:rsidR="0078770F">
        <w:rPr>
          <w:rFonts w:ascii="Helvetica" w:hAnsi="Helvetica" w:cs="Helvetica"/>
          <w:color w:val="333333"/>
          <w:sz w:val="20"/>
          <w:szCs w:val="20"/>
        </w:rPr>
        <w:t>if not using the –reload option.</w:t>
      </w:r>
    </w:p>
    <w:p w:rsidR="006229E0" w:rsidRDefault="00E854A7"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lastRenderedPageBreak/>
        <w:t>Then to the</w:t>
      </w:r>
      <w:r w:rsidR="006229E0">
        <w:rPr>
          <w:rFonts w:ascii="Helvetica" w:hAnsi="Helvetica" w:cs="Helvetica"/>
          <w:color w:val="333333"/>
          <w:sz w:val="20"/>
          <w:szCs w:val="20"/>
        </w:rPr>
        <w:t xml:space="preserve"> development.ini, add the following</w:t>
      </w:r>
      <w:r>
        <w:rPr>
          <w:rFonts w:ascii="Helvetica" w:hAnsi="Helvetica" w:cs="Helvetica"/>
          <w:color w:val="333333"/>
          <w:sz w:val="20"/>
          <w:szCs w:val="20"/>
        </w:rPr>
        <w:t xml:space="preserve"> settings</w:t>
      </w:r>
      <w:r w:rsidR="00D701DD">
        <w:rPr>
          <w:rFonts w:ascii="Helvetica" w:hAnsi="Helvetica" w:cs="Helvetica"/>
          <w:color w:val="333333"/>
          <w:sz w:val="20"/>
          <w:szCs w:val="20"/>
        </w:rPr>
        <w:t xml:space="preserve"> if you have not yet added them</w:t>
      </w:r>
      <w:r>
        <w:rPr>
          <w:rFonts w:ascii="Helvetica" w:hAnsi="Helvetica" w:cs="Helvetica"/>
          <w:color w:val="333333"/>
          <w:sz w:val="20"/>
          <w:szCs w:val="20"/>
        </w:rPr>
        <w:t xml:space="preserve">, and </w:t>
      </w:r>
      <w:r w:rsidR="0078770F">
        <w:rPr>
          <w:rFonts w:ascii="Helvetica" w:hAnsi="Helvetica" w:cs="Helvetica"/>
          <w:color w:val="333333"/>
          <w:sz w:val="20"/>
          <w:szCs w:val="20"/>
        </w:rPr>
        <w:t>again restart if necessary with yet “</w:t>
      </w:r>
      <w:proofErr w:type="spellStart"/>
      <w:r w:rsidR="0078770F">
        <w:rPr>
          <w:rFonts w:ascii="Helvetica" w:hAnsi="Helvetica" w:cs="Helvetica"/>
          <w:color w:val="333333"/>
          <w:sz w:val="20"/>
          <w:szCs w:val="20"/>
        </w:rPr>
        <w:t>paster</w:t>
      </w:r>
      <w:proofErr w:type="spellEnd"/>
      <w:r w:rsidR="0078770F">
        <w:rPr>
          <w:rFonts w:ascii="Helvetica" w:hAnsi="Helvetica" w:cs="Helvetica"/>
          <w:color w:val="333333"/>
          <w:sz w:val="20"/>
          <w:szCs w:val="20"/>
        </w:rPr>
        <w:t xml:space="preserve"> serve development.ini –reload”.</w:t>
      </w:r>
    </w:p>
    <w:p w:rsidR="0078770F" w:rsidRDefault="0078770F" w:rsidP="00C11C0D">
      <w:pPr>
        <w:pStyle w:val="NormalWeb"/>
        <w:shd w:val="clear" w:color="auto" w:fill="FFFFFF"/>
        <w:spacing w:before="204" w:beforeAutospacing="0" w:after="204" w:afterAutospacing="0"/>
        <w:rPr>
          <w:rFonts w:ascii="Helvetica" w:hAnsi="Helvetica" w:cs="Helvetica"/>
          <w:color w:val="333333"/>
          <w:sz w:val="20"/>
          <w:szCs w:val="20"/>
        </w:rPr>
      </w:pPr>
      <w:r>
        <w:rPr>
          <w:rFonts w:ascii="Helvetica" w:hAnsi="Helvetica" w:cs="Helvetica"/>
          <w:color w:val="333333"/>
          <w:sz w:val="20"/>
          <w:szCs w:val="20"/>
        </w:rPr>
        <w:t>Make sure any directories referenced below exist (create them if needed). Be very careful to have or not have the trailing “/” on path names as in the text below.</w:t>
      </w:r>
      <w:r w:rsidR="00DB7FEE">
        <w:rPr>
          <w:rFonts w:ascii="Helvetica" w:hAnsi="Helvetica" w:cs="Helvetica"/>
          <w:color w:val="333333"/>
          <w:sz w:val="20"/>
          <w:szCs w:val="20"/>
        </w:rPr>
        <w:t xml:space="preserve"> See also the appendix for all development.ini changes.</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ckan.storage.bucket</w:t>
      </w:r>
      <w:proofErr w:type="spellEnd"/>
      <w:r w:rsidRPr="00C11C0D">
        <w:rPr>
          <w:rStyle w:val="n"/>
          <w:sz w:val="18"/>
          <w:szCs w:val="18"/>
        </w:rPr>
        <w:t xml:space="preserve"> = </w:t>
      </w:r>
      <w:proofErr w:type="spellStart"/>
      <w:r w:rsidRPr="00C11C0D">
        <w:rPr>
          <w:rStyle w:val="n"/>
          <w:sz w:val="18"/>
          <w:szCs w:val="18"/>
        </w:rPr>
        <w:t>subdir</w:t>
      </w:r>
      <w:proofErr w:type="spellEnd"/>
      <w:r w:rsidRPr="00C11C0D">
        <w:rPr>
          <w:rStyle w:val="n"/>
          <w:sz w:val="18"/>
          <w:szCs w:val="18"/>
        </w:rPr>
        <w:t xml:space="preserve">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gramStart"/>
      <w:r w:rsidRPr="00C11C0D">
        <w:rPr>
          <w:rStyle w:val="n"/>
          <w:sz w:val="18"/>
          <w:szCs w:val="18"/>
        </w:rPr>
        <w:t>#(</w:t>
      </w:r>
      <w:proofErr w:type="gramEnd"/>
      <w:r w:rsidRPr="00C11C0D">
        <w:rPr>
          <w:rStyle w:val="n"/>
          <w:sz w:val="18"/>
          <w:szCs w:val="18"/>
        </w:rPr>
        <w:t xml:space="preserve">Subdirectory under </w:t>
      </w:r>
      <w:proofErr w:type="spellStart"/>
      <w:r w:rsidRPr="00C11C0D">
        <w:rPr>
          <w:rStyle w:val="n"/>
          <w:sz w:val="18"/>
          <w:szCs w:val="18"/>
        </w:rPr>
        <w:t>ofs.storage_dir</w:t>
      </w:r>
      <w:proofErr w:type="spellEnd"/>
      <w:r w:rsidRPr="00C11C0D">
        <w:rPr>
          <w:rStyle w:val="n"/>
          <w:sz w:val="18"/>
          <w:szCs w:val="18"/>
        </w:rPr>
        <w:t>. Can be anything)</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ofs.impl</w:t>
      </w:r>
      <w:proofErr w:type="spellEnd"/>
      <w:r w:rsidRPr="00C11C0D">
        <w:rPr>
          <w:rStyle w:val="n"/>
          <w:sz w:val="18"/>
          <w:szCs w:val="18"/>
        </w:rPr>
        <w:t xml:space="preserve"> = </w:t>
      </w:r>
      <w:proofErr w:type="spellStart"/>
      <w:r w:rsidRPr="00C11C0D">
        <w:rPr>
          <w:rStyle w:val="n"/>
          <w:sz w:val="18"/>
          <w:szCs w:val="18"/>
        </w:rPr>
        <w:t>pairtree</w:t>
      </w:r>
      <w:proofErr w:type="spellEnd"/>
      <w:r w:rsidRPr="00C11C0D">
        <w:rPr>
          <w:rStyle w:val="n"/>
          <w:sz w:val="18"/>
          <w:szCs w:val="18"/>
        </w:rPr>
        <w:t xml:space="preserve">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gramStart"/>
      <w:r w:rsidRPr="00C11C0D">
        <w:rPr>
          <w:rStyle w:val="n"/>
          <w:sz w:val="18"/>
          <w:szCs w:val="18"/>
        </w:rPr>
        <w:t>#(</w:t>
      </w:r>
      <w:proofErr w:type="gramEnd"/>
      <w:r w:rsidRPr="00C11C0D">
        <w:rPr>
          <w:rStyle w:val="n"/>
          <w:sz w:val="18"/>
          <w:szCs w:val="18"/>
        </w:rPr>
        <w:t>Do not modify this)</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ofs.storage_dir</w:t>
      </w:r>
      <w:proofErr w:type="spellEnd"/>
      <w:r w:rsidRPr="00C11C0D">
        <w:rPr>
          <w:rStyle w:val="n"/>
          <w:sz w:val="18"/>
          <w:szCs w:val="18"/>
        </w:rPr>
        <w:t xml:space="preserve"> = /home/</w:t>
      </w:r>
      <w:proofErr w:type="spellStart"/>
      <w:r w:rsidRPr="00C11C0D">
        <w:rPr>
          <w:rStyle w:val="n"/>
          <w:sz w:val="18"/>
          <w:szCs w:val="18"/>
        </w:rPr>
        <w:t>my_username</w:t>
      </w:r>
      <w:proofErr w:type="spellEnd"/>
      <w:r w:rsidRPr="00C11C0D">
        <w:rPr>
          <w:rStyle w:val="n"/>
          <w:sz w:val="18"/>
          <w:szCs w:val="18"/>
        </w:rPr>
        <w:t>/wherever/</w:t>
      </w:r>
      <w:proofErr w:type="spellStart"/>
      <w:r w:rsidRPr="00C11C0D">
        <w:rPr>
          <w:rStyle w:val="n"/>
          <w:sz w:val="18"/>
          <w:szCs w:val="18"/>
        </w:rPr>
        <w:t>i</w:t>
      </w:r>
      <w:proofErr w:type="spellEnd"/>
      <w:r w:rsidRPr="00C11C0D">
        <w:rPr>
          <w:rStyle w:val="n"/>
          <w:sz w:val="18"/>
          <w:szCs w:val="18"/>
        </w:rPr>
        <w:t>/want</w:t>
      </w:r>
      <w:r w:rsidR="0095161E">
        <w:rPr>
          <w:rStyle w:val="n"/>
          <w:sz w:val="18"/>
          <w:szCs w:val="18"/>
        </w:rPr>
        <w:t>/</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ngds.deployment</w:t>
      </w:r>
      <w:proofErr w:type="spellEnd"/>
      <w:r w:rsidRPr="00C11C0D">
        <w:rPr>
          <w:rStyle w:val="n"/>
          <w:sz w:val="18"/>
          <w:szCs w:val="18"/>
        </w:rPr>
        <w:t xml:space="preserve">=node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gramStart"/>
      <w:r w:rsidRPr="00C11C0D">
        <w:rPr>
          <w:rStyle w:val="n"/>
          <w:sz w:val="18"/>
          <w:szCs w:val="18"/>
        </w:rPr>
        <w:t>#(</w:t>
      </w:r>
      <w:proofErr w:type="gramEnd"/>
      <w:r w:rsidRPr="00C11C0D">
        <w:rPr>
          <w:rStyle w:val="n"/>
          <w:sz w:val="18"/>
          <w:szCs w:val="18"/>
        </w:rPr>
        <w:t xml:space="preserve">If you want a node - node, if central </w:t>
      </w:r>
      <w:r w:rsidR="00E854A7">
        <w:rPr>
          <w:rStyle w:val="n"/>
          <w:sz w:val="18"/>
          <w:szCs w:val="18"/>
        </w:rPr>
        <w:t>–</w:t>
      </w:r>
      <w:r w:rsidRPr="00C11C0D">
        <w:rPr>
          <w:rStyle w:val="n"/>
          <w:sz w:val="18"/>
          <w:szCs w:val="18"/>
        </w:rPr>
        <w:t xml:space="preserve"> central</w:t>
      </w:r>
      <w:r w:rsidR="00E854A7">
        <w:rPr>
          <w:rStyle w:val="n"/>
          <w:sz w:val="18"/>
          <w:szCs w:val="18"/>
        </w:rPr>
        <w:t xml:space="preserve"> for type of web site</w:t>
      </w:r>
      <w:r w:rsidRPr="00C11C0D">
        <w:rPr>
          <w:rStyle w:val="n"/>
          <w:sz w:val="18"/>
          <w:szCs w:val="18"/>
        </w:rPr>
        <w:t>)</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ngds.default_group_name</w:t>
      </w:r>
      <w:proofErr w:type="spellEnd"/>
      <w:r w:rsidRPr="00C11C0D">
        <w:rPr>
          <w:rStyle w:val="n"/>
          <w:sz w:val="18"/>
          <w:szCs w:val="18"/>
        </w:rPr>
        <w:t xml:space="preserve">=public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gramStart"/>
      <w:r w:rsidRPr="00C11C0D">
        <w:rPr>
          <w:rStyle w:val="n"/>
          <w:sz w:val="18"/>
          <w:szCs w:val="18"/>
        </w:rPr>
        <w:t>#(</w:t>
      </w:r>
      <w:proofErr w:type="gramEnd"/>
      <w:r w:rsidRPr="00C11C0D">
        <w:rPr>
          <w:rStyle w:val="n"/>
          <w:sz w:val="18"/>
          <w:szCs w:val="18"/>
        </w:rPr>
        <w:t>Do not modify)</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ngds.resources_dir</w:t>
      </w:r>
      <w:proofErr w:type="spellEnd"/>
      <w:r w:rsidRPr="00C11C0D">
        <w:rPr>
          <w:rStyle w:val="n"/>
          <w:sz w:val="18"/>
          <w:szCs w:val="18"/>
        </w:rPr>
        <w:t xml:space="preserve"> = /home/my_username/my/path/to/ckanext-ngds/ckanext/ngds/base/resources</w:t>
      </w:r>
      <w:r w:rsidR="0095161E">
        <w:rPr>
          <w:rStyle w:val="n"/>
          <w:sz w:val="18"/>
          <w:szCs w:val="18"/>
        </w:rPr>
        <w:t>/</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ngds.logo_text</w:t>
      </w:r>
      <w:proofErr w:type="spellEnd"/>
      <w:r w:rsidRPr="00C11C0D">
        <w:rPr>
          <w:rStyle w:val="n"/>
          <w:sz w:val="18"/>
          <w:szCs w:val="18"/>
        </w:rPr>
        <w:t xml:space="preserve">=CONTRIBUTING GEOTHERMAL DATA   </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gramStart"/>
      <w:r w:rsidRPr="00C11C0D">
        <w:rPr>
          <w:rStyle w:val="n"/>
          <w:sz w:val="18"/>
          <w:szCs w:val="18"/>
        </w:rPr>
        <w:t>#(</w:t>
      </w:r>
      <w:proofErr w:type="gramEnd"/>
      <w:r w:rsidRPr="00C11C0D">
        <w:rPr>
          <w:rStyle w:val="n"/>
          <w:sz w:val="18"/>
          <w:szCs w:val="18"/>
        </w:rPr>
        <w:t>Do not modify)</w:t>
      </w:r>
    </w:p>
    <w:p w:rsidR="006229E0" w:rsidRPr="00C11C0D"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ngds.bulk_upload_dir</w:t>
      </w:r>
      <w:proofErr w:type="spellEnd"/>
      <w:r w:rsidRPr="00C11C0D">
        <w:rPr>
          <w:rStyle w:val="n"/>
          <w:sz w:val="18"/>
          <w:szCs w:val="18"/>
        </w:rPr>
        <w:t>=/home/</w:t>
      </w:r>
      <w:proofErr w:type="spellStart"/>
      <w:r w:rsidRPr="00C11C0D">
        <w:rPr>
          <w:rStyle w:val="n"/>
          <w:sz w:val="18"/>
          <w:szCs w:val="18"/>
        </w:rPr>
        <w:t>my_username</w:t>
      </w:r>
      <w:proofErr w:type="spellEnd"/>
      <w:r w:rsidRPr="00C11C0D">
        <w:rPr>
          <w:rStyle w:val="n"/>
          <w:sz w:val="18"/>
          <w:szCs w:val="18"/>
        </w:rPr>
        <w:t>/some/directory/</w:t>
      </w:r>
      <w:proofErr w:type="spellStart"/>
      <w:r w:rsidRPr="00C11C0D">
        <w:rPr>
          <w:rStyle w:val="n"/>
          <w:sz w:val="18"/>
          <w:szCs w:val="18"/>
        </w:rPr>
        <w:t>i</w:t>
      </w:r>
      <w:proofErr w:type="spellEnd"/>
      <w:r w:rsidRPr="00C11C0D">
        <w:rPr>
          <w:rStyle w:val="n"/>
          <w:sz w:val="18"/>
          <w:szCs w:val="18"/>
        </w:rPr>
        <w:t>/created</w:t>
      </w:r>
    </w:p>
    <w:p w:rsidR="00E854A7" w:rsidRDefault="006229E0"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sidRPr="00C11C0D">
        <w:rPr>
          <w:rStyle w:val="n"/>
          <w:sz w:val="18"/>
          <w:szCs w:val="18"/>
        </w:rPr>
        <w:t xml:space="preserve">            </w:t>
      </w:r>
      <w:proofErr w:type="spellStart"/>
      <w:r w:rsidRPr="00C11C0D">
        <w:rPr>
          <w:rStyle w:val="n"/>
          <w:sz w:val="18"/>
          <w:szCs w:val="18"/>
        </w:rPr>
        <w:t>ckan.site_logo</w:t>
      </w:r>
      <w:proofErr w:type="spellEnd"/>
      <w:r w:rsidRPr="00C11C0D">
        <w:rPr>
          <w:rStyle w:val="n"/>
          <w:sz w:val="18"/>
          <w:szCs w:val="18"/>
        </w:rPr>
        <w:t xml:space="preserve"> = /images/NODE_BOX.png</w:t>
      </w:r>
      <w:r w:rsidR="00467BBE">
        <w:rPr>
          <w:rStyle w:val="n"/>
          <w:sz w:val="18"/>
          <w:szCs w:val="18"/>
        </w:rPr>
        <w:t xml:space="preserve"> # this is a modification of an existing line</w:t>
      </w:r>
    </w:p>
    <w:p w:rsidR="00467BBE" w:rsidRDefault="00467BBE"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r>
        <w:rPr>
          <w:rStyle w:val="n"/>
          <w:sz w:val="18"/>
          <w:szCs w:val="18"/>
        </w:rPr>
        <w:tab/>
      </w:r>
      <w:r w:rsidR="008E312F">
        <w:rPr>
          <w:rStyle w:val="n"/>
          <w:sz w:val="18"/>
          <w:szCs w:val="18"/>
        </w:rPr>
        <w:t xml:space="preserve">    ngd</w:t>
      </w:r>
      <w:r>
        <w:rPr>
          <w:rStyle w:val="n"/>
          <w:sz w:val="18"/>
          <w:szCs w:val="18"/>
        </w:rPr>
        <w:t>s.facets_config=/home/my_username/pyenv/src/ckanext-ngds/facet-config.json</w:t>
      </w:r>
      <w:r w:rsidR="008E312F">
        <w:rPr>
          <w:rStyle w:val="n"/>
          <w:sz w:val="18"/>
          <w:szCs w:val="18"/>
        </w:rPr>
        <w:t xml:space="preserve"> </w:t>
      </w:r>
    </w:p>
    <w:p w:rsidR="00925594" w:rsidRPr="00C11C0D" w:rsidRDefault="00925594" w:rsidP="00C11C0D">
      <w:pPr>
        <w:pStyle w:val="HTMLPreformatted"/>
        <w:pBdr>
          <w:top w:val="single" w:sz="6" w:space="4" w:color="DDDDDD"/>
          <w:left w:val="single" w:sz="6" w:space="7" w:color="DDDDDD"/>
          <w:bottom w:val="single" w:sz="6" w:space="4" w:color="DDDDDD"/>
          <w:right w:val="single" w:sz="6" w:space="7" w:color="DDDDDD"/>
        </w:pBdr>
        <w:shd w:val="clear" w:color="auto" w:fill="F8F8F8"/>
        <w:spacing w:line="258" w:lineRule="atLeast"/>
        <w:rPr>
          <w:rStyle w:val="n"/>
          <w:sz w:val="18"/>
          <w:szCs w:val="18"/>
        </w:rPr>
      </w:pPr>
    </w:p>
    <w:p w:rsidR="00925594" w:rsidRDefault="00925594" w:rsidP="00925594"/>
    <w:p w:rsidR="00925594" w:rsidRDefault="00925594" w:rsidP="00925594">
      <w:r>
        <w:t>See also the appendix to review that all needed parameters are set in your development.ini file.</w:t>
      </w:r>
    </w:p>
    <w:p w:rsidR="006A74B4" w:rsidRPr="00C03A67" w:rsidRDefault="006A74B4" w:rsidP="006A74B4">
      <w:pPr>
        <w:pStyle w:val="Heading3"/>
      </w:pPr>
      <w:bookmarkStart w:id="65" w:name="_Toc362454669"/>
      <w:r w:rsidRPr="00C03A67">
        <w:t xml:space="preserve">Connecting </w:t>
      </w:r>
      <w:proofErr w:type="spellStart"/>
      <w:r w:rsidRPr="00C03A67">
        <w:t>geoserver</w:t>
      </w:r>
      <w:proofErr w:type="spellEnd"/>
      <w:r w:rsidRPr="00C03A67">
        <w:t xml:space="preserve"> with our </w:t>
      </w:r>
      <w:proofErr w:type="spellStart"/>
      <w:r>
        <w:t>datastore</w:t>
      </w:r>
      <w:proofErr w:type="spellEnd"/>
      <w:r w:rsidRPr="00C03A67">
        <w:t xml:space="preserve"> </w:t>
      </w:r>
      <w:proofErr w:type="spellStart"/>
      <w:r w:rsidRPr="00C03A67">
        <w:t>Postgres</w:t>
      </w:r>
      <w:proofErr w:type="spellEnd"/>
      <w:r w:rsidRPr="00C03A67">
        <w:t xml:space="preserve"> database</w:t>
      </w:r>
      <w:bookmarkEnd w:id="65"/>
      <w:r>
        <w:t xml:space="preserve"> </w:t>
      </w:r>
    </w:p>
    <w:p w:rsidR="00925594" w:rsidRDefault="00925594" w:rsidP="006A74B4">
      <w:r>
        <w:t xml:space="preserve">Note that the </w:t>
      </w:r>
      <w:proofErr w:type="spellStart"/>
      <w:r>
        <w:t>ngds</w:t>
      </w:r>
      <w:proofErr w:type="spellEnd"/>
      <w:r>
        <w:t xml:space="preserve"> workspace should be automatically added to </w:t>
      </w:r>
      <w:proofErr w:type="spellStart"/>
      <w:r>
        <w:t>geoserver</w:t>
      </w:r>
      <w:proofErr w:type="spellEnd"/>
      <w:r>
        <w:t xml:space="preserve"> by the installation, and the following should not be needed. But should something have gone wrong, the following details are included so that you can do this step manually if needed.</w:t>
      </w:r>
    </w:p>
    <w:p w:rsidR="006A74B4" w:rsidRPr="00C03A67" w:rsidRDefault="006A74B4" w:rsidP="006A74B4">
      <w:proofErr w:type="spellStart"/>
      <w:r w:rsidRPr="00C03A67">
        <w:t>Geoserver</w:t>
      </w:r>
      <w:proofErr w:type="spellEnd"/>
      <w:r w:rsidRPr="00C03A67">
        <w:t xml:space="preserve"> externalize database information in the form of layers. Layers are tables in a database where each row has at least one geo-located shape. A shape is either a point, polygon and any other standard GML type. GML types are supported by the GIS extensions to the </w:t>
      </w:r>
      <w:proofErr w:type="spellStart"/>
      <w:r w:rsidRPr="00C03A67">
        <w:t>postgres</w:t>
      </w:r>
      <w:proofErr w:type="spellEnd"/>
      <w:r w:rsidRPr="00C03A67">
        <w:t xml:space="preserve"> database that we previously installed. </w:t>
      </w:r>
    </w:p>
    <w:p w:rsidR="006A74B4" w:rsidRPr="00C03A67" w:rsidRDefault="006A74B4" w:rsidP="006A74B4">
      <w:proofErr w:type="spellStart"/>
      <w:r w:rsidRPr="00C03A67">
        <w:t>Geoserver</w:t>
      </w:r>
      <w:proofErr w:type="spellEnd"/>
      <w:r w:rsidRPr="00C03A67">
        <w:t xml:space="preserve"> provides a web services interface for these layers. Layers can be connected to database tables stored in </w:t>
      </w:r>
      <w:proofErr w:type="spellStart"/>
      <w:r w:rsidRPr="00C03A67">
        <w:t>postgres</w:t>
      </w:r>
      <w:proofErr w:type="spellEnd"/>
      <w:r w:rsidRPr="00C03A67">
        <w:t xml:space="preserve"> or to queries performed in that database.</w:t>
      </w:r>
    </w:p>
    <w:p w:rsidR="006A74B4" w:rsidRPr="00C03A67" w:rsidRDefault="006A74B4" w:rsidP="006A74B4">
      <w:r w:rsidRPr="00C03A67">
        <w:t xml:space="preserve">Note that shapes are automatically produced, based on human readable longitude and latitude information, at import time, using stored procedures(or functions) implemented in the </w:t>
      </w:r>
      <w:proofErr w:type="spellStart"/>
      <w:r w:rsidRPr="00C03A67">
        <w:t>gtda</w:t>
      </w:r>
      <w:proofErr w:type="spellEnd"/>
      <w:r w:rsidRPr="00C03A67">
        <w:t xml:space="preserve"> database. </w:t>
      </w:r>
    </w:p>
    <w:p w:rsidR="006A74B4" w:rsidRPr="00C03A67" w:rsidRDefault="006A74B4" w:rsidP="006A74B4">
      <w:r w:rsidRPr="00C03A67">
        <w:t xml:space="preserve">We can, for example, export the core schema entries from the </w:t>
      </w:r>
      <w:proofErr w:type="spellStart"/>
      <w:r>
        <w:t>datastore</w:t>
      </w:r>
      <w:proofErr w:type="spellEnd"/>
      <w:r w:rsidRPr="00C03A67">
        <w:t xml:space="preserve"> database as a layer in </w:t>
      </w:r>
      <w:proofErr w:type="spellStart"/>
      <w:r w:rsidRPr="00C03A67">
        <w:t>geoserver</w:t>
      </w:r>
      <w:proofErr w:type="spellEnd"/>
      <w:r w:rsidRPr="00C03A67">
        <w:t xml:space="preserve">. </w:t>
      </w:r>
    </w:p>
    <w:p w:rsidR="006A74B4" w:rsidRPr="00C03A67" w:rsidRDefault="006A74B4" w:rsidP="006A74B4">
      <w:r w:rsidRPr="00C03A67">
        <w:lastRenderedPageBreak/>
        <w:t xml:space="preserve">First, we open </w:t>
      </w:r>
      <w:proofErr w:type="spellStart"/>
      <w:r w:rsidRPr="00C03A67">
        <w:t>geoserver</w:t>
      </w:r>
      <w:proofErr w:type="spellEnd"/>
      <w:r w:rsidRPr="00C03A67">
        <w:t xml:space="preserve"> main UI at: </w:t>
      </w:r>
      <w:hyperlink r:id="rId38" w:history="1">
        <w:r w:rsidRPr="00C03A67">
          <w:rPr>
            <w:rStyle w:val="Hyperlink"/>
          </w:rPr>
          <w:t>http://localhost:8080/geoserver</w:t>
        </w:r>
      </w:hyperlink>
      <w:r w:rsidRPr="00C03A67">
        <w:t>, and fill in the database information including:</w:t>
      </w:r>
    </w:p>
    <w:p w:rsidR="006A74B4" w:rsidRPr="00C03A67" w:rsidRDefault="006A74B4" w:rsidP="006A74B4">
      <w:r w:rsidRPr="00C03A67">
        <w:t xml:space="preserve">The standard </w:t>
      </w:r>
      <w:proofErr w:type="spellStart"/>
      <w:r w:rsidRPr="00C03A67">
        <w:t>postgres</w:t>
      </w:r>
      <w:proofErr w:type="spellEnd"/>
      <w:r w:rsidRPr="00C03A67">
        <w:t xml:space="preserve"> port: 5432, and the standard user name, which </w:t>
      </w:r>
      <w:r>
        <w:t>was configured during installation</w:t>
      </w:r>
    </w:p>
    <w:p w:rsidR="006A74B4" w:rsidRPr="00C03A67" w:rsidRDefault="006A74B4" w:rsidP="006A74B4">
      <w:r w:rsidRPr="00C03A67">
        <w:t xml:space="preserve">Then, we create a workspace in the </w:t>
      </w:r>
      <w:proofErr w:type="spellStart"/>
      <w:r w:rsidRPr="00C03A67">
        <w:t>geoserver</w:t>
      </w:r>
      <w:proofErr w:type="spellEnd"/>
      <w:r w:rsidRPr="00C03A67">
        <w:t xml:space="preserve">. A workspace is a collection of layers. Within the workspace, we create a layer that connects to the core schema in the </w:t>
      </w:r>
      <w:proofErr w:type="spellStart"/>
      <w:r>
        <w:t>datastore</w:t>
      </w:r>
      <w:proofErr w:type="spellEnd"/>
      <w:r w:rsidRPr="00C03A67">
        <w:t xml:space="preserve"> database.</w:t>
      </w:r>
    </w:p>
    <w:p w:rsidR="006A74B4" w:rsidRPr="00C03A67" w:rsidRDefault="006A74B4" w:rsidP="006A74B4"/>
    <w:p w:rsidR="006A74B4" w:rsidRPr="00C03A67" w:rsidRDefault="006A74B4" w:rsidP="006A74B4">
      <w:pPr>
        <w:keepNext/>
        <w:jc w:val="center"/>
      </w:pPr>
      <w:r w:rsidRPr="00C03A67">
        <w:rPr>
          <w:noProof/>
        </w:rPr>
        <w:drawing>
          <wp:inline distT="0" distB="0" distL="0" distR="0">
            <wp:extent cx="5275881" cy="3869140"/>
            <wp:effectExtent l="19050" t="0" r="969"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74619" cy="3868215"/>
                    </a:xfrm>
                    <a:prstGeom prst="rect">
                      <a:avLst/>
                    </a:prstGeom>
                    <a:noFill/>
                    <a:ln w="9525">
                      <a:noFill/>
                      <a:miter lim="800000"/>
                      <a:headEnd/>
                      <a:tailEnd/>
                    </a:ln>
                  </pic:spPr>
                </pic:pic>
              </a:graphicData>
            </a:graphic>
          </wp:inline>
        </w:drawing>
      </w:r>
    </w:p>
    <w:p w:rsidR="006A74B4" w:rsidRPr="00C03A67" w:rsidRDefault="006A74B4" w:rsidP="006A74B4">
      <w:pPr>
        <w:pStyle w:val="Caption"/>
      </w:pPr>
      <w:bookmarkStart w:id="66" w:name="_Toc358720735"/>
      <w:r w:rsidRPr="00C03A67">
        <w:t xml:space="preserve">Figure </w:t>
      </w:r>
      <w:fldSimple w:instr=" SEQ Figure \* ARABIC ">
        <w:r>
          <w:rPr>
            <w:noProof/>
          </w:rPr>
          <w:t>16</w:t>
        </w:r>
      </w:fldSimple>
      <w:r w:rsidRPr="00C03A67">
        <w:t xml:space="preserve"> </w:t>
      </w:r>
      <w:proofErr w:type="spellStart"/>
      <w:r w:rsidRPr="00C03A67">
        <w:t>Geoserver</w:t>
      </w:r>
      <w:proofErr w:type="spellEnd"/>
      <w:r w:rsidRPr="00C03A67">
        <w:t xml:space="preserve"> </w:t>
      </w:r>
      <w:r>
        <w:t>NGDS</w:t>
      </w:r>
      <w:r w:rsidRPr="00C03A67">
        <w:t xml:space="preserve"> workspace</w:t>
      </w:r>
      <w:bookmarkEnd w:id="66"/>
    </w:p>
    <w:p w:rsidR="006A74B4" w:rsidRPr="00C03A67" w:rsidRDefault="006A74B4" w:rsidP="006A74B4"/>
    <w:p w:rsidR="006A74B4" w:rsidRDefault="006A74B4" w:rsidP="006A74B4">
      <w:r w:rsidRPr="00C03A67">
        <w:t xml:space="preserve">There should be a </w:t>
      </w:r>
      <w:r>
        <w:t>NGDS</w:t>
      </w:r>
      <w:r w:rsidRPr="00C03A67">
        <w:t xml:space="preserve"> workspace in the workspaces tab.</w:t>
      </w:r>
      <w:r>
        <w:t xml:space="preserve"> Create one if needed.</w:t>
      </w:r>
    </w:p>
    <w:p w:rsidR="006A74B4" w:rsidRDefault="006A74B4" w:rsidP="006A74B4">
      <w:r>
        <w:t>The workspace name is referenced in the development.ini file.</w:t>
      </w:r>
    </w:p>
    <w:p w:rsidR="006A74B4" w:rsidRPr="00C03A67" w:rsidRDefault="006A74B4" w:rsidP="006A74B4"/>
    <w:p w:rsidR="006D56E3" w:rsidRDefault="006D56E3" w:rsidP="006229E0">
      <w:pPr>
        <w:pStyle w:val="NormalWeb"/>
        <w:shd w:val="clear" w:color="auto" w:fill="FFFFFF"/>
        <w:spacing w:before="136" w:beforeAutospacing="0" w:after="0" w:afterAutospacing="0" w:line="258" w:lineRule="atLeast"/>
      </w:pPr>
    </w:p>
    <w:p w:rsidR="006D56E3" w:rsidRDefault="006D56E3" w:rsidP="006D56E3">
      <w:pPr>
        <w:pStyle w:val="Heading2"/>
      </w:pPr>
      <w:bookmarkStart w:id="67" w:name="_Toc362454670"/>
      <w:r>
        <w:t>Hints for when the installation doesn’t work</w:t>
      </w:r>
      <w:bookmarkEnd w:id="67"/>
    </w:p>
    <w:p w:rsidR="0078770F" w:rsidRDefault="0078770F" w:rsidP="0078770F">
      <w:pPr>
        <w:pStyle w:val="NormalWeb"/>
        <w:shd w:val="clear" w:color="auto" w:fill="FFFFFF"/>
        <w:spacing w:before="136" w:beforeAutospacing="0" w:after="0" w:afterAutospacing="0" w:line="258" w:lineRule="atLeast"/>
      </w:pPr>
      <w:r>
        <w:t xml:space="preserve">If the installation seems to just stall out, read back for a ways in the output of the installation script. At this time, the error messages are difficult to differentiate from the status output. </w:t>
      </w:r>
    </w:p>
    <w:p w:rsidR="0078770F" w:rsidRDefault="0078770F" w:rsidP="0078770F">
      <w:pPr>
        <w:pStyle w:val="NormalWeb"/>
        <w:shd w:val="clear" w:color="auto" w:fill="FFFFFF"/>
        <w:spacing w:before="136" w:beforeAutospacing="0" w:after="0" w:afterAutospacing="0" w:line="258" w:lineRule="atLeast"/>
      </w:pPr>
      <w:r>
        <w:lastRenderedPageBreak/>
        <w:t>Most common errors:</w:t>
      </w:r>
    </w:p>
    <w:p w:rsidR="0078770F" w:rsidRDefault="0078770F" w:rsidP="0078770F">
      <w:pPr>
        <w:pStyle w:val="NormalWeb"/>
        <w:numPr>
          <w:ilvl w:val="0"/>
          <w:numId w:val="33"/>
        </w:numPr>
        <w:shd w:val="clear" w:color="auto" w:fill="FFFFFF"/>
        <w:spacing w:before="136" w:beforeAutospacing="0" w:after="0" w:afterAutospacing="0" w:line="258" w:lineRule="atLeast"/>
      </w:pPr>
      <w:r>
        <w:t>Typos – typos can be very difficult to spot and can lead to unclear error messages in some cases. Check your text and paths carefully. (To address, the installation is going to be changed to generate some of the development.ini file either automatically or by copying from a provided file).</w:t>
      </w:r>
    </w:p>
    <w:p w:rsidR="0078770F" w:rsidRDefault="0078770F" w:rsidP="0078770F">
      <w:pPr>
        <w:pStyle w:val="NormalWeb"/>
        <w:numPr>
          <w:ilvl w:val="0"/>
          <w:numId w:val="33"/>
        </w:numPr>
        <w:shd w:val="clear" w:color="auto" w:fill="FFFFFF"/>
        <w:spacing w:before="136" w:beforeAutospacing="0" w:after="0" w:afterAutospacing="0" w:line="258" w:lineRule="atLeast"/>
      </w:pPr>
      <w:r>
        <w:t>URLs and other file locations specified in the development.ini file must have exactly the expected / or have no / at the end as per the examples given.</w:t>
      </w:r>
    </w:p>
    <w:p w:rsidR="0078770F" w:rsidRDefault="0078770F" w:rsidP="0078770F">
      <w:pPr>
        <w:pStyle w:val="NormalWeb"/>
        <w:numPr>
          <w:ilvl w:val="0"/>
          <w:numId w:val="33"/>
        </w:numPr>
        <w:shd w:val="clear" w:color="auto" w:fill="FFFFFF"/>
        <w:spacing w:before="136" w:beforeAutospacing="0" w:after="0" w:afterAutospacing="0" w:line="258" w:lineRule="atLeast"/>
      </w:pPr>
      <w:r>
        <w:t xml:space="preserve">Be aware where you are installing as </w:t>
      </w:r>
      <w:proofErr w:type="spellStart"/>
      <w:r>
        <w:t>sudo</w:t>
      </w:r>
      <w:proofErr w:type="spellEnd"/>
      <w:r>
        <w:t xml:space="preserve"> and where you are not. Watch for permission errors – if there are some, </w:t>
      </w:r>
      <w:proofErr w:type="spellStart"/>
      <w:r>
        <w:t>sudo</w:t>
      </w:r>
      <w:proofErr w:type="spellEnd"/>
      <w:r>
        <w:t xml:space="preserve"> and open up permissions on the directories involved.</w:t>
      </w:r>
    </w:p>
    <w:p w:rsidR="0078770F" w:rsidRDefault="0078770F" w:rsidP="0078770F">
      <w:pPr>
        <w:pStyle w:val="NormalWeb"/>
        <w:numPr>
          <w:ilvl w:val="0"/>
          <w:numId w:val="33"/>
        </w:numPr>
        <w:shd w:val="clear" w:color="auto" w:fill="FFFFFF"/>
        <w:spacing w:before="136" w:beforeAutospacing="0" w:after="0" w:afterAutospacing="0" w:line="258" w:lineRule="atLeast"/>
      </w:pPr>
      <w:r>
        <w:t xml:space="preserve">If all the installation seemed to have proceeded ok, and yet the NGDS website won’t start up, then follow some of the wiki instructions for setting up eclipse for this project, and then attempt to start the </w:t>
      </w:r>
      <w:proofErr w:type="spellStart"/>
      <w:r>
        <w:t>paster</w:t>
      </w:r>
      <w:proofErr w:type="spellEnd"/>
      <w:r>
        <w:t xml:space="preserve"> command from within eclipse. This allows you to debug through what is not working and in some cases can immediately point out the issue (which is so far usually been one of the two issues above). Eclipse is a useful development tool in any case.</w:t>
      </w:r>
    </w:p>
    <w:p w:rsidR="0078770F" w:rsidRDefault="0078770F" w:rsidP="0078770F">
      <w:pPr>
        <w:pStyle w:val="NormalWeb"/>
        <w:shd w:val="clear" w:color="auto" w:fill="FFFFFF"/>
        <w:spacing w:before="136" w:beforeAutospacing="0" w:after="0" w:afterAutospacing="0" w:line="258" w:lineRule="atLeast"/>
      </w:pPr>
      <w:r>
        <w:t xml:space="preserve">At the time of this writing, you might see a message near the end of the installation “Could not create CSW tables. Please make sure that you’ve added the </w:t>
      </w:r>
      <w:proofErr w:type="spellStart"/>
      <w:r>
        <w:t>csw</w:t>
      </w:r>
      <w:proofErr w:type="spellEnd"/>
      <w:r>
        <w:t xml:space="preserve"> </w:t>
      </w:r>
      <w:proofErr w:type="spellStart"/>
      <w:r>
        <w:t>plugin</w:t>
      </w:r>
      <w:proofErr w:type="spellEnd"/>
      <w:r>
        <w:t xml:space="preserve"> to your CKAN </w:t>
      </w:r>
      <w:proofErr w:type="spellStart"/>
      <w:r>
        <w:t>config.init</w:t>
      </w:r>
      <w:proofErr w:type="spellEnd"/>
      <w:r>
        <w:t xml:space="preserve"> file” and re-run the installation again if necessary.</w:t>
      </w:r>
    </w:p>
    <w:p w:rsidR="00D701DD" w:rsidRPr="00925594" w:rsidRDefault="00D701DD" w:rsidP="0078770F">
      <w:pPr>
        <w:pStyle w:val="NormalWeb"/>
        <w:shd w:val="clear" w:color="auto" w:fill="FFFFFF"/>
        <w:spacing w:before="136" w:beforeAutospacing="0" w:after="0" w:afterAutospacing="0" w:line="258" w:lineRule="atLeast"/>
        <w:rPr>
          <w:b/>
        </w:rPr>
      </w:pPr>
      <w:r w:rsidRPr="00925594">
        <w:rPr>
          <w:b/>
        </w:rPr>
        <w:t xml:space="preserve">NOTE: When running NGDS in “node” mode, you need the </w:t>
      </w:r>
      <w:proofErr w:type="spellStart"/>
      <w:r w:rsidRPr="00925594">
        <w:rPr>
          <w:b/>
        </w:rPr>
        <w:t>plugin</w:t>
      </w:r>
      <w:proofErr w:type="spellEnd"/>
      <w:r w:rsidRPr="00925594">
        <w:rPr>
          <w:b/>
        </w:rPr>
        <w:t xml:space="preserve"> “</w:t>
      </w:r>
      <w:proofErr w:type="spellStart"/>
      <w:r w:rsidRPr="00925594">
        <w:rPr>
          <w:b/>
        </w:rPr>
        <w:t>datastorer</w:t>
      </w:r>
      <w:proofErr w:type="spellEnd"/>
      <w:r w:rsidRPr="00925594">
        <w:rPr>
          <w:b/>
        </w:rPr>
        <w:t xml:space="preserve">”. When running NGDS in “central” mode, you need the </w:t>
      </w:r>
      <w:proofErr w:type="spellStart"/>
      <w:r w:rsidRPr="00925594">
        <w:rPr>
          <w:b/>
        </w:rPr>
        <w:t>plugin</w:t>
      </w:r>
      <w:proofErr w:type="spellEnd"/>
      <w:r w:rsidRPr="00925594">
        <w:rPr>
          <w:b/>
        </w:rPr>
        <w:t xml:space="preserve"> “harvest”. These two </w:t>
      </w:r>
      <w:proofErr w:type="spellStart"/>
      <w:r w:rsidRPr="00925594">
        <w:rPr>
          <w:b/>
        </w:rPr>
        <w:t>plug</w:t>
      </w:r>
      <w:r w:rsidR="00DB7FEE" w:rsidRPr="00925594">
        <w:rPr>
          <w:b/>
        </w:rPr>
        <w:t>ins</w:t>
      </w:r>
      <w:proofErr w:type="spellEnd"/>
      <w:r w:rsidR="00DB7FEE" w:rsidRPr="00925594">
        <w:rPr>
          <w:b/>
        </w:rPr>
        <w:t xml:space="preserve"> cannot be the same instance!</w:t>
      </w:r>
    </w:p>
    <w:p w:rsidR="00D701DD" w:rsidRDefault="00D701DD" w:rsidP="00D701DD">
      <w:pPr>
        <w:pStyle w:val="Heading2"/>
      </w:pPr>
      <w:bookmarkStart w:id="68" w:name="_Toc362454671"/>
      <w:r>
        <w:t>Various Other Notes</w:t>
      </w:r>
      <w:bookmarkEnd w:id="68"/>
    </w:p>
    <w:p w:rsidR="00D701DD" w:rsidRPr="00CF5E85" w:rsidRDefault="00D701DD" w:rsidP="0078770F">
      <w:pPr>
        <w:pStyle w:val="NormalWeb"/>
        <w:shd w:val="clear" w:color="auto" w:fill="FFFFFF"/>
        <w:spacing w:before="136" w:beforeAutospacing="0" w:after="0" w:afterAutospacing="0" w:line="258" w:lineRule="atLeast"/>
        <w:rPr>
          <w:rFonts w:ascii="Arial" w:hAnsi="Arial" w:cs="Arial"/>
          <w:sz w:val="22"/>
          <w:szCs w:val="22"/>
        </w:rPr>
      </w:pPr>
      <w:r w:rsidRPr="00CF5E85">
        <w:rPr>
          <w:rFonts w:ascii="Arial" w:hAnsi="Arial" w:cs="Arial"/>
          <w:sz w:val="22"/>
          <w:szCs w:val="22"/>
        </w:rPr>
        <w:t>If the environment changed due to further development, and you want to update it, here are some useful commands to update an existing environment.</w:t>
      </w:r>
    </w:p>
    <w:p w:rsidR="00D701DD" w:rsidRPr="00CF5E85" w:rsidRDefault="00D701DD" w:rsidP="0078770F">
      <w:pPr>
        <w:pStyle w:val="NormalWeb"/>
        <w:shd w:val="clear" w:color="auto" w:fill="FFFFFF"/>
        <w:spacing w:before="136" w:beforeAutospacing="0" w:after="0" w:afterAutospacing="0" w:line="258" w:lineRule="atLeast"/>
        <w:rPr>
          <w:rFonts w:ascii="Arial" w:hAnsi="Arial" w:cs="Arial"/>
          <w:sz w:val="22"/>
          <w:szCs w:val="22"/>
        </w:rPr>
      </w:pPr>
      <w:r w:rsidRPr="00CF5E85">
        <w:rPr>
          <w:rFonts w:ascii="Arial" w:hAnsi="Arial" w:cs="Arial"/>
          <w:sz w:val="22"/>
          <w:szCs w:val="22"/>
        </w:rPr>
        <w:t>To update requirements:</w:t>
      </w:r>
    </w:p>
    <w:p w:rsidR="00D701DD" w:rsidRDefault="00D701DD" w:rsidP="0078770F">
      <w:pPr>
        <w:pStyle w:val="NormalWeb"/>
        <w:shd w:val="clear" w:color="auto" w:fill="FFFFFF"/>
        <w:spacing w:before="136" w:beforeAutospacing="0" w:after="0" w:afterAutospacing="0" w:line="258" w:lineRule="atLeast"/>
      </w:pPr>
      <w:r>
        <w:tab/>
      </w:r>
      <w:proofErr w:type="spellStart"/>
      <w:r>
        <w:t>Goto</w:t>
      </w:r>
      <w:proofErr w:type="spellEnd"/>
      <w:r>
        <w:t xml:space="preserve"> directory </w:t>
      </w:r>
      <w:proofErr w:type="spellStart"/>
      <w:r>
        <w:t>ckanext-ngds</w:t>
      </w:r>
      <w:proofErr w:type="spellEnd"/>
      <w:r>
        <w:t>/</w:t>
      </w:r>
      <w:proofErr w:type="spellStart"/>
      <w:r>
        <w:t>ckanext</w:t>
      </w:r>
      <w:proofErr w:type="spellEnd"/>
    </w:p>
    <w:p w:rsidR="00D701DD" w:rsidRDefault="00D701DD" w:rsidP="0078770F">
      <w:pPr>
        <w:pStyle w:val="NormalWeb"/>
        <w:shd w:val="clear" w:color="auto" w:fill="FFFFFF"/>
        <w:spacing w:before="136" w:beforeAutospacing="0" w:after="0" w:afterAutospacing="0" w:line="258" w:lineRule="atLeast"/>
      </w:pPr>
      <w:r>
        <w:tab/>
        <w:t xml:space="preserve">Activate </w:t>
      </w:r>
      <w:proofErr w:type="spellStart"/>
      <w:r>
        <w:t>pyenv</w:t>
      </w:r>
      <w:proofErr w:type="spellEnd"/>
      <w:r>
        <w:t xml:space="preserve"> (. ~/</w:t>
      </w:r>
      <w:proofErr w:type="spellStart"/>
      <w:r>
        <w:t>pyenv</w:t>
      </w:r>
      <w:proofErr w:type="spellEnd"/>
      <w:r>
        <w:t>/bin/activate)</w:t>
      </w:r>
    </w:p>
    <w:p w:rsidR="00D701DD" w:rsidRPr="00D701DD" w:rsidRDefault="00D701DD" w:rsidP="0078770F">
      <w:pPr>
        <w:pStyle w:val="NormalWeb"/>
        <w:shd w:val="clear" w:color="auto" w:fill="FFFFFF"/>
        <w:spacing w:before="136" w:beforeAutospacing="0" w:after="0" w:afterAutospacing="0" w:line="258" w:lineRule="atLeast"/>
        <w:rPr>
          <w:rFonts w:asciiTheme="majorHAnsi" w:hAnsiTheme="majorHAnsi"/>
        </w:rPr>
      </w:pPr>
      <w:r>
        <w:tab/>
      </w:r>
      <w:proofErr w:type="gramStart"/>
      <w:r>
        <w:rPr>
          <w:rFonts w:asciiTheme="majorHAnsi" w:hAnsiTheme="majorHAnsi"/>
        </w:rPr>
        <w:t>p</w:t>
      </w:r>
      <w:r w:rsidRPr="00D701DD">
        <w:rPr>
          <w:rFonts w:asciiTheme="majorHAnsi" w:hAnsiTheme="majorHAnsi"/>
        </w:rPr>
        <w:t>ip</w:t>
      </w:r>
      <w:proofErr w:type="gramEnd"/>
      <w:r w:rsidRPr="00D701DD">
        <w:rPr>
          <w:rFonts w:asciiTheme="majorHAnsi" w:hAnsiTheme="majorHAnsi"/>
        </w:rPr>
        <w:t xml:space="preserve"> install –r pip-requirements.txt</w:t>
      </w:r>
    </w:p>
    <w:p w:rsidR="00687BBA" w:rsidRPr="00CF5E85" w:rsidRDefault="00D701DD" w:rsidP="0078770F">
      <w:pPr>
        <w:pStyle w:val="NormalWeb"/>
        <w:shd w:val="clear" w:color="auto" w:fill="FFFFFF"/>
        <w:spacing w:before="136" w:beforeAutospacing="0" w:after="0" w:afterAutospacing="0" w:line="258" w:lineRule="atLeast"/>
        <w:rPr>
          <w:rFonts w:ascii="Arial" w:hAnsi="Arial" w:cs="Arial"/>
          <w:sz w:val="22"/>
          <w:szCs w:val="22"/>
        </w:rPr>
      </w:pPr>
      <w:r w:rsidRPr="00CF5E85">
        <w:rPr>
          <w:rFonts w:ascii="Arial" w:hAnsi="Arial" w:cs="Arial"/>
          <w:sz w:val="22"/>
          <w:szCs w:val="22"/>
        </w:rPr>
        <w:t xml:space="preserve">You can update the database using the following run from the </w:t>
      </w:r>
      <w:proofErr w:type="spellStart"/>
      <w:r w:rsidRPr="00CF5E85">
        <w:rPr>
          <w:rFonts w:ascii="Arial" w:hAnsi="Arial" w:cs="Arial"/>
          <w:sz w:val="22"/>
          <w:szCs w:val="22"/>
        </w:rPr>
        <w:t>src</w:t>
      </w:r>
      <w:proofErr w:type="spellEnd"/>
      <w:r w:rsidRPr="00CF5E85">
        <w:rPr>
          <w:rFonts w:ascii="Arial" w:hAnsi="Arial" w:cs="Arial"/>
          <w:sz w:val="22"/>
          <w:szCs w:val="22"/>
        </w:rPr>
        <w:t>/</w:t>
      </w:r>
      <w:proofErr w:type="spellStart"/>
      <w:r w:rsidRPr="00CF5E85">
        <w:rPr>
          <w:rFonts w:ascii="Arial" w:hAnsi="Arial" w:cs="Arial"/>
          <w:sz w:val="22"/>
          <w:szCs w:val="22"/>
        </w:rPr>
        <w:t>ckan</w:t>
      </w:r>
      <w:proofErr w:type="spellEnd"/>
      <w:r w:rsidRPr="00CF5E85">
        <w:rPr>
          <w:rFonts w:ascii="Arial" w:hAnsi="Arial" w:cs="Arial"/>
          <w:sz w:val="22"/>
          <w:szCs w:val="22"/>
        </w:rPr>
        <w:t xml:space="preserve"> directory:</w:t>
      </w:r>
    </w:p>
    <w:p w:rsidR="00D701DD" w:rsidRPr="00D701DD" w:rsidRDefault="00D701DD" w:rsidP="00D701DD">
      <w:pPr>
        <w:pStyle w:val="NormalWeb"/>
        <w:shd w:val="clear" w:color="auto" w:fill="FFFFFF"/>
        <w:spacing w:before="136" w:beforeAutospacing="0" w:after="0" w:afterAutospacing="0" w:line="258" w:lineRule="atLeast"/>
        <w:ind w:left="720"/>
        <w:rPr>
          <w:rFonts w:asciiTheme="majorHAnsi" w:hAnsiTheme="majorHAnsi"/>
        </w:rPr>
      </w:pPr>
      <w:proofErr w:type="spellStart"/>
      <w:proofErr w:type="gramStart"/>
      <w:r w:rsidRPr="00D701DD">
        <w:rPr>
          <w:rFonts w:asciiTheme="majorHAnsi" w:hAnsiTheme="majorHAnsi"/>
        </w:rPr>
        <w:t>paster</w:t>
      </w:r>
      <w:proofErr w:type="spellEnd"/>
      <w:proofErr w:type="gramEnd"/>
      <w:r w:rsidRPr="00D701DD">
        <w:rPr>
          <w:rFonts w:asciiTheme="majorHAnsi" w:hAnsiTheme="majorHAnsi"/>
        </w:rPr>
        <w:t xml:space="preserve"> --</w:t>
      </w:r>
      <w:proofErr w:type="spellStart"/>
      <w:r w:rsidRPr="00D701DD">
        <w:rPr>
          <w:rFonts w:asciiTheme="majorHAnsi" w:hAnsiTheme="majorHAnsi"/>
        </w:rPr>
        <w:t>plugin</w:t>
      </w:r>
      <w:proofErr w:type="spellEnd"/>
      <w:r w:rsidRPr="00D701DD">
        <w:rPr>
          <w:rFonts w:asciiTheme="majorHAnsi" w:hAnsiTheme="majorHAnsi"/>
        </w:rPr>
        <w:t>=</w:t>
      </w:r>
      <w:proofErr w:type="spellStart"/>
      <w:r w:rsidRPr="00D701DD">
        <w:rPr>
          <w:rFonts w:asciiTheme="majorHAnsi" w:hAnsiTheme="majorHAnsi"/>
        </w:rPr>
        <w:t>ckanext-ngds</w:t>
      </w:r>
      <w:proofErr w:type="spellEnd"/>
      <w:r w:rsidRPr="00D701DD">
        <w:rPr>
          <w:rFonts w:asciiTheme="majorHAnsi" w:hAnsiTheme="majorHAnsi"/>
        </w:rPr>
        <w:t xml:space="preserve"> </w:t>
      </w:r>
      <w:proofErr w:type="spellStart"/>
      <w:r w:rsidRPr="00D701DD">
        <w:rPr>
          <w:rFonts w:asciiTheme="majorHAnsi" w:hAnsiTheme="majorHAnsi"/>
        </w:rPr>
        <w:t>ngds</w:t>
      </w:r>
      <w:proofErr w:type="spellEnd"/>
      <w:r w:rsidRPr="00D701DD">
        <w:rPr>
          <w:rFonts w:asciiTheme="majorHAnsi" w:hAnsiTheme="majorHAnsi"/>
        </w:rPr>
        <w:t xml:space="preserve"> </w:t>
      </w:r>
      <w:proofErr w:type="spellStart"/>
      <w:r w:rsidRPr="00D701DD">
        <w:rPr>
          <w:rFonts w:asciiTheme="majorHAnsi" w:hAnsiTheme="majorHAnsi"/>
        </w:rPr>
        <w:t>initdb</w:t>
      </w:r>
      <w:proofErr w:type="spellEnd"/>
    </w:p>
    <w:p w:rsidR="00D701DD" w:rsidRPr="00CF5E85" w:rsidRDefault="00D701DD" w:rsidP="0078770F">
      <w:pPr>
        <w:pStyle w:val="NormalWeb"/>
        <w:shd w:val="clear" w:color="auto" w:fill="FFFFFF"/>
        <w:spacing w:before="136" w:beforeAutospacing="0" w:after="0" w:afterAutospacing="0" w:line="258" w:lineRule="atLeast"/>
        <w:rPr>
          <w:rFonts w:ascii="Arial" w:hAnsi="Arial" w:cs="Arial"/>
          <w:sz w:val="22"/>
          <w:szCs w:val="22"/>
        </w:rPr>
      </w:pPr>
      <w:r w:rsidRPr="00CF5E85">
        <w:rPr>
          <w:rFonts w:ascii="Arial" w:hAnsi="Arial" w:cs="Arial"/>
          <w:sz w:val="22"/>
          <w:szCs w:val="22"/>
        </w:rPr>
        <w:t xml:space="preserve">To fix up permissions if you have changed users in the development.ini file, you can use the following, also from the </w:t>
      </w:r>
      <w:proofErr w:type="spellStart"/>
      <w:r w:rsidRPr="00CF5E85">
        <w:rPr>
          <w:rFonts w:ascii="Arial" w:hAnsi="Arial" w:cs="Arial"/>
          <w:sz w:val="22"/>
          <w:szCs w:val="22"/>
        </w:rPr>
        <w:t>src</w:t>
      </w:r>
      <w:proofErr w:type="spellEnd"/>
      <w:r w:rsidRPr="00CF5E85">
        <w:rPr>
          <w:rFonts w:ascii="Arial" w:hAnsi="Arial" w:cs="Arial"/>
          <w:sz w:val="22"/>
          <w:szCs w:val="22"/>
        </w:rPr>
        <w:t>/</w:t>
      </w:r>
      <w:proofErr w:type="spellStart"/>
      <w:r w:rsidRPr="00CF5E85">
        <w:rPr>
          <w:rFonts w:ascii="Arial" w:hAnsi="Arial" w:cs="Arial"/>
          <w:sz w:val="22"/>
          <w:szCs w:val="22"/>
        </w:rPr>
        <w:t>ckan</w:t>
      </w:r>
      <w:proofErr w:type="spellEnd"/>
      <w:r w:rsidRPr="00CF5E85">
        <w:rPr>
          <w:rFonts w:ascii="Arial" w:hAnsi="Arial" w:cs="Arial"/>
          <w:sz w:val="22"/>
          <w:szCs w:val="22"/>
        </w:rPr>
        <w:t xml:space="preserve"> directory:</w:t>
      </w:r>
    </w:p>
    <w:p w:rsidR="00D701DD" w:rsidRPr="00D701DD" w:rsidRDefault="00D701DD" w:rsidP="00D701DD">
      <w:pPr>
        <w:pStyle w:val="NormalWeb"/>
        <w:shd w:val="clear" w:color="auto" w:fill="FFFFFF"/>
        <w:spacing w:before="136" w:beforeAutospacing="0" w:after="0" w:afterAutospacing="0" w:line="258" w:lineRule="atLeast"/>
        <w:ind w:left="720"/>
        <w:rPr>
          <w:rFonts w:asciiTheme="majorHAnsi" w:hAnsiTheme="majorHAnsi"/>
        </w:rPr>
      </w:pPr>
      <w:proofErr w:type="spellStart"/>
      <w:proofErr w:type="gramStart"/>
      <w:r w:rsidRPr="00D701DD">
        <w:rPr>
          <w:rFonts w:asciiTheme="majorHAnsi" w:hAnsiTheme="majorHAnsi"/>
        </w:rPr>
        <w:t>paster</w:t>
      </w:r>
      <w:proofErr w:type="spellEnd"/>
      <w:proofErr w:type="gramEnd"/>
      <w:r w:rsidRPr="00D701DD">
        <w:rPr>
          <w:rFonts w:asciiTheme="majorHAnsi" w:hAnsiTheme="majorHAnsi"/>
        </w:rPr>
        <w:t xml:space="preserve"> </w:t>
      </w:r>
      <w:proofErr w:type="spellStart"/>
      <w:r w:rsidRPr="00D701DD">
        <w:rPr>
          <w:rFonts w:asciiTheme="majorHAnsi" w:hAnsiTheme="majorHAnsi"/>
        </w:rPr>
        <w:t>datastore</w:t>
      </w:r>
      <w:proofErr w:type="spellEnd"/>
      <w:r w:rsidRPr="00D701DD">
        <w:rPr>
          <w:rFonts w:asciiTheme="majorHAnsi" w:hAnsiTheme="majorHAnsi"/>
        </w:rPr>
        <w:t xml:space="preserve"> set-permissions </w:t>
      </w:r>
      <w:proofErr w:type="spellStart"/>
      <w:r w:rsidRPr="00D701DD">
        <w:rPr>
          <w:rFonts w:asciiTheme="majorHAnsi" w:hAnsiTheme="majorHAnsi"/>
        </w:rPr>
        <w:t>postgres</w:t>
      </w:r>
      <w:proofErr w:type="spellEnd"/>
      <w:r w:rsidRPr="00D701DD">
        <w:rPr>
          <w:rFonts w:asciiTheme="majorHAnsi" w:hAnsiTheme="majorHAnsi"/>
        </w:rPr>
        <w:t xml:space="preserve"> -c test.ini</w:t>
      </w:r>
    </w:p>
    <w:p w:rsidR="00D701DD" w:rsidRDefault="00D701DD" w:rsidP="00D701DD"/>
    <w:p w:rsidR="00D701DD" w:rsidRPr="00D701DD" w:rsidRDefault="00D701DD" w:rsidP="00D701DD">
      <w:pPr>
        <w:rPr>
          <w:rFonts w:ascii="Times New Roman" w:hAnsi="Times New Roman"/>
          <w:sz w:val="24"/>
          <w:szCs w:val="24"/>
        </w:rPr>
      </w:pPr>
      <w:r>
        <w:t xml:space="preserve">See: </w:t>
      </w:r>
      <w:r w:rsidRPr="00D701DD">
        <w:rPr>
          <w:rFonts w:ascii="Times New Roman" w:hAnsi="Times New Roman"/>
          <w:sz w:val="24"/>
          <w:szCs w:val="24"/>
        </w:rPr>
        <w:t>http://docs.ckan.org/en/ckan-2.0/datastore-setup.html#create-users-and-databases</w:t>
      </w:r>
    </w:p>
    <w:p w:rsidR="00D701DD" w:rsidRPr="00CF5E85" w:rsidRDefault="00D701DD" w:rsidP="0078770F">
      <w:pPr>
        <w:pStyle w:val="NormalWeb"/>
        <w:shd w:val="clear" w:color="auto" w:fill="FFFFFF"/>
        <w:spacing w:before="136" w:beforeAutospacing="0" w:after="0" w:afterAutospacing="0" w:line="258" w:lineRule="atLeast"/>
        <w:rPr>
          <w:rFonts w:ascii="Arial" w:hAnsi="Arial" w:cs="Arial"/>
          <w:sz w:val="22"/>
          <w:szCs w:val="22"/>
        </w:rPr>
      </w:pPr>
      <w:r w:rsidRPr="00CF5E85">
        <w:rPr>
          <w:rFonts w:ascii="Arial" w:hAnsi="Arial" w:cs="Arial"/>
          <w:sz w:val="22"/>
          <w:szCs w:val="22"/>
        </w:rPr>
        <w:lastRenderedPageBreak/>
        <w:t xml:space="preserve">To start up </w:t>
      </w:r>
      <w:proofErr w:type="spellStart"/>
      <w:r w:rsidRPr="00CF5E85">
        <w:rPr>
          <w:rFonts w:ascii="Arial" w:hAnsi="Arial" w:cs="Arial"/>
          <w:sz w:val="22"/>
          <w:szCs w:val="22"/>
        </w:rPr>
        <w:t>postsgres</w:t>
      </w:r>
      <w:proofErr w:type="spellEnd"/>
      <w:r w:rsidRPr="00CF5E85">
        <w:rPr>
          <w:rFonts w:ascii="Arial" w:hAnsi="Arial" w:cs="Arial"/>
          <w:sz w:val="22"/>
          <w:szCs w:val="22"/>
        </w:rPr>
        <w:t xml:space="preserve"> in </w:t>
      </w:r>
      <w:proofErr w:type="spellStart"/>
      <w:r w:rsidRPr="00CF5E85">
        <w:rPr>
          <w:rFonts w:ascii="Arial" w:hAnsi="Arial" w:cs="Arial"/>
          <w:sz w:val="22"/>
          <w:szCs w:val="22"/>
        </w:rPr>
        <w:t>psql</w:t>
      </w:r>
      <w:proofErr w:type="spellEnd"/>
      <w:r w:rsidRPr="00CF5E85">
        <w:rPr>
          <w:rFonts w:ascii="Arial" w:hAnsi="Arial" w:cs="Arial"/>
          <w:sz w:val="22"/>
          <w:szCs w:val="22"/>
        </w:rPr>
        <w:t xml:space="preserve"> mode as super user:</w:t>
      </w:r>
    </w:p>
    <w:p w:rsidR="00D701DD" w:rsidRPr="00D701DD" w:rsidRDefault="00D701DD" w:rsidP="00D701DD">
      <w:pPr>
        <w:pStyle w:val="NormalWeb"/>
        <w:shd w:val="clear" w:color="auto" w:fill="FFFFFF"/>
        <w:spacing w:before="136" w:beforeAutospacing="0" w:after="0" w:afterAutospacing="0" w:line="258" w:lineRule="atLeast"/>
        <w:ind w:left="720"/>
        <w:rPr>
          <w:rFonts w:asciiTheme="majorHAnsi" w:hAnsiTheme="majorHAnsi"/>
        </w:rPr>
      </w:pPr>
      <w:proofErr w:type="spellStart"/>
      <w:proofErr w:type="gramStart"/>
      <w:r w:rsidRPr="00D701DD">
        <w:rPr>
          <w:rFonts w:asciiTheme="majorHAnsi" w:hAnsiTheme="majorHAnsi"/>
        </w:rPr>
        <w:t>sudo</w:t>
      </w:r>
      <w:proofErr w:type="spellEnd"/>
      <w:proofErr w:type="gramEnd"/>
      <w:r w:rsidRPr="00D701DD">
        <w:rPr>
          <w:rFonts w:asciiTheme="majorHAnsi" w:hAnsiTheme="majorHAnsi"/>
        </w:rPr>
        <w:t xml:space="preserve"> </w:t>
      </w:r>
      <w:proofErr w:type="spellStart"/>
      <w:r w:rsidRPr="00D701DD">
        <w:rPr>
          <w:rFonts w:asciiTheme="majorHAnsi" w:hAnsiTheme="majorHAnsi"/>
        </w:rPr>
        <w:t>su</w:t>
      </w:r>
      <w:proofErr w:type="spellEnd"/>
      <w:r w:rsidRPr="00D701DD">
        <w:rPr>
          <w:rFonts w:asciiTheme="majorHAnsi" w:hAnsiTheme="majorHAnsi"/>
        </w:rPr>
        <w:t xml:space="preserve"> </w:t>
      </w:r>
      <w:proofErr w:type="spellStart"/>
      <w:r w:rsidRPr="00D701DD">
        <w:rPr>
          <w:rFonts w:asciiTheme="majorHAnsi" w:hAnsiTheme="majorHAnsi"/>
        </w:rPr>
        <w:t>postgres</w:t>
      </w:r>
      <w:proofErr w:type="spellEnd"/>
    </w:p>
    <w:p w:rsidR="00D701DD" w:rsidRDefault="00D701DD" w:rsidP="00D701DD">
      <w:pPr>
        <w:pStyle w:val="NormalWeb"/>
        <w:shd w:val="clear" w:color="auto" w:fill="FFFFFF"/>
        <w:spacing w:before="136" w:beforeAutospacing="0" w:after="0" w:afterAutospacing="0" w:line="258" w:lineRule="atLeast"/>
        <w:ind w:left="720"/>
        <w:rPr>
          <w:rFonts w:asciiTheme="majorHAnsi" w:hAnsiTheme="majorHAnsi"/>
        </w:rPr>
      </w:pPr>
      <w:proofErr w:type="spellStart"/>
      <w:proofErr w:type="gramStart"/>
      <w:r w:rsidRPr="00D701DD">
        <w:rPr>
          <w:rFonts w:asciiTheme="majorHAnsi" w:hAnsiTheme="majorHAnsi"/>
        </w:rPr>
        <w:t>psql</w:t>
      </w:r>
      <w:proofErr w:type="spellEnd"/>
      <w:proofErr w:type="gramEnd"/>
    </w:p>
    <w:p w:rsidR="00CF5E85" w:rsidRDefault="00CF5E85" w:rsidP="00D701DD">
      <w:pPr>
        <w:pStyle w:val="NormalWeb"/>
        <w:shd w:val="clear" w:color="auto" w:fill="FFFFFF"/>
        <w:spacing w:before="136" w:beforeAutospacing="0" w:after="0" w:afterAutospacing="0" w:line="258" w:lineRule="atLeast"/>
        <w:ind w:left="720"/>
        <w:rPr>
          <w:rFonts w:asciiTheme="majorHAnsi" w:hAnsiTheme="majorHAnsi"/>
        </w:rPr>
      </w:pPr>
    </w:p>
    <w:p w:rsidR="00CF5E85" w:rsidRDefault="00CF5E85" w:rsidP="00CF5E85">
      <w:r>
        <w:t xml:space="preserve">If you want to set up various </w:t>
      </w:r>
      <w:proofErr w:type="spellStart"/>
      <w:r>
        <w:t>PostGIS</w:t>
      </w:r>
      <w:proofErr w:type="spellEnd"/>
      <w:r>
        <w:t xml:space="preserve"> databases without using the installer to do so, you can make a </w:t>
      </w:r>
      <w:proofErr w:type="spellStart"/>
      <w:r>
        <w:t>PostGIS</w:t>
      </w:r>
      <w:proofErr w:type="spellEnd"/>
      <w:r>
        <w:t xml:space="preserve"> template database.</w:t>
      </w:r>
    </w:p>
    <w:p w:rsidR="00CF5E85" w:rsidRDefault="00CF5E85" w:rsidP="00CF5E85">
      <w:pPr>
        <w:pStyle w:val="Subtitle"/>
        <w:jc w:val="left"/>
      </w:pPr>
      <w:bookmarkStart w:id="69" w:name="_Toc362454672"/>
      <w:r>
        <w:t xml:space="preserve">Build a </w:t>
      </w:r>
      <w:proofErr w:type="spellStart"/>
      <w:r>
        <w:t>PostGIS</w:t>
      </w:r>
      <w:proofErr w:type="spellEnd"/>
      <w:r>
        <w:t xml:space="preserve"> template DB</w:t>
      </w:r>
      <w:bookmarkEnd w:id="69"/>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r>
        <w:rPr>
          <w:rStyle w:val="HTMLCode"/>
          <w:rFonts w:ascii="Consolas" w:hAnsi="Consolas"/>
          <w:color w:val="333333"/>
          <w:sz w:val="13"/>
          <w:szCs w:val="13"/>
          <w:bdr w:val="none" w:sz="0" w:space="0" w:color="auto" w:frame="1"/>
        </w:rPr>
        <w:t xml:space="preserve">$ </w:t>
      </w:r>
      <w:proofErr w:type="spellStart"/>
      <w:proofErr w:type="gramStart"/>
      <w:r>
        <w:rPr>
          <w:rStyle w:val="HTMLCode"/>
          <w:rFonts w:ascii="Consolas" w:hAnsi="Consolas"/>
          <w:color w:val="333333"/>
          <w:sz w:val="13"/>
          <w:szCs w:val="13"/>
          <w:bdr w:val="none" w:sz="0" w:space="0" w:color="auto" w:frame="1"/>
        </w:rPr>
        <w:t>sudo</w:t>
      </w:r>
      <w:proofErr w:type="spellEnd"/>
      <w:proofErr w:type="gram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su</w:t>
      </w:r>
      <w:proofErr w:type="spell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postgres</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createdb</w:t>
      </w:r>
      <w:proofErr w:type="spellEnd"/>
      <w:r>
        <w:rPr>
          <w:rStyle w:val="HTMLCode"/>
          <w:rFonts w:ascii="Consolas" w:hAnsi="Consolas"/>
          <w:color w:val="333333"/>
          <w:sz w:val="13"/>
          <w:szCs w:val="13"/>
          <w:bdr w:val="none" w:sz="0" w:space="0" w:color="auto" w:frame="1"/>
        </w:rPr>
        <w:t xml:space="preserve"> -E utf8 </w:t>
      </w:r>
      <w:proofErr w:type="spellStart"/>
      <w:r>
        <w:rPr>
          <w:rStyle w:val="HTMLCode"/>
          <w:rFonts w:ascii="Consolas" w:hAnsi="Consolas"/>
          <w:color w:val="333333"/>
          <w:sz w:val="13"/>
          <w:szCs w:val="13"/>
          <w:bdr w:val="none" w:sz="0" w:space="0" w:color="auto" w:frame="1"/>
        </w:rPr>
        <w:t>template_postgis</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psql</w:t>
      </w:r>
      <w:proofErr w:type="spellEnd"/>
      <w:r>
        <w:rPr>
          <w:rStyle w:val="HTMLCode"/>
          <w:rFonts w:ascii="Consolas" w:hAnsi="Consolas"/>
          <w:color w:val="333333"/>
          <w:sz w:val="13"/>
          <w:szCs w:val="13"/>
          <w:bdr w:val="none" w:sz="0" w:space="0" w:color="auto" w:frame="1"/>
        </w:rPr>
        <w:t xml:space="preserve"> -d </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 xml:space="preserve"> -f /</w:t>
      </w:r>
      <w:proofErr w:type="spellStart"/>
      <w:r>
        <w:rPr>
          <w:rStyle w:val="HTMLCode"/>
          <w:rFonts w:ascii="Consolas" w:hAnsi="Consolas"/>
          <w:color w:val="333333"/>
          <w:sz w:val="13"/>
          <w:szCs w:val="13"/>
          <w:bdr w:val="none" w:sz="0" w:space="0" w:color="auto" w:frame="1"/>
        </w:rPr>
        <w:t>usr</w:t>
      </w:r>
      <w:proofErr w:type="spellEnd"/>
      <w:r>
        <w:rPr>
          <w:rStyle w:val="HTMLCode"/>
          <w:rFonts w:ascii="Consolas" w:hAnsi="Consolas"/>
          <w:color w:val="333333"/>
          <w:sz w:val="13"/>
          <w:szCs w:val="13"/>
          <w:bdr w:val="none" w:sz="0" w:space="0" w:color="auto" w:frame="1"/>
        </w:rPr>
        <w:t>/share/</w:t>
      </w:r>
      <w:proofErr w:type="spellStart"/>
      <w:r>
        <w:rPr>
          <w:rStyle w:val="HTMLCode"/>
          <w:rFonts w:ascii="Consolas" w:hAnsi="Consolas"/>
          <w:color w:val="333333"/>
          <w:sz w:val="13"/>
          <w:szCs w:val="13"/>
          <w:bdr w:val="none" w:sz="0" w:space="0" w:color="auto" w:frame="1"/>
        </w:rPr>
        <w:t>postgresql</w:t>
      </w:r>
      <w:proofErr w:type="spellEnd"/>
      <w:r>
        <w:rPr>
          <w:rStyle w:val="HTMLCode"/>
          <w:rFonts w:ascii="Consolas" w:hAnsi="Consolas"/>
          <w:color w:val="333333"/>
          <w:sz w:val="13"/>
          <w:szCs w:val="13"/>
          <w:bdr w:val="none" w:sz="0" w:space="0" w:color="auto" w:frame="1"/>
        </w:rPr>
        <w:t>/9.1/</w:t>
      </w:r>
      <w:proofErr w:type="spellStart"/>
      <w:r>
        <w:rPr>
          <w:rStyle w:val="HTMLCode"/>
          <w:rFonts w:ascii="Consolas" w:hAnsi="Consolas"/>
          <w:color w:val="333333"/>
          <w:sz w:val="13"/>
          <w:szCs w:val="13"/>
          <w:bdr w:val="none" w:sz="0" w:space="0" w:color="auto" w:frame="1"/>
        </w:rPr>
        <w:t>contrib</w:t>
      </w:r>
      <w:proofErr w:type="spellEnd"/>
      <w:r>
        <w:rPr>
          <w:rStyle w:val="HTMLCode"/>
          <w:rFonts w:ascii="Consolas" w:hAnsi="Consolas"/>
          <w:color w:val="333333"/>
          <w:sz w:val="13"/>
          <w:szCs w:val="13"/>
          <w:bdr w:val="none" w:sz="0" w:space="0" w:color="auto" w:frame="1"/>
        </w:rPr>
        <w:t>/postgis-1.5/postgis.sql</w:t>
      </w:r>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psql</w:t>
      </w:r>
      <w:proofErr w:type="spellEnd"/>
      <w:r>
        <w:rPr>
          <w:rStyle w:val="HTMLCode"/>
          <w:rFonts w:ascii="Consolas" w:hAnsi="Consolas"/>
          <w:color w:val="333333"/>
          <w:sz w:val="13"/>
          <w:szCs w:val="13"/>
          <w:bdr w:val="none" w:sz="0" w:space="0" w:color="auto" w:frame="1"/>
        </w:rPr>
        <w:t xml:space="preserve"> -d </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 xml:space="preserve"> -f /usr/share/postgresql/9.1/contrib/postgis-1.5/spatial_ref_sys.sql</w:t>
      </w:r>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psql</w:t>
      </w:r>
      <w:proofErr w:type="spellEnd"/>
      <w:r>
        <w:rPr>
          <w:rStyle w:val="HTMLCode"/>
          <w:rFonts w:ascii="Consolas" w:hAnsi="Consolas"/>
          <w:color w:val="333333"/>
          <w:sz w:val="13"/>
          <w:szCs w:val="13"/>
          <w:bdr w:val="none" w:sz="0" w:space="0" w:color="auto" w:frame="1"/>
        </w:rPr>
        <w:t xml:space="preserve"> -d </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 xml:space="preserve"> -c "GRANT ALL on </w:t>
      </w:r>
      <w:proofErr w:type="spellStart"/>
      <w:r>
        <w:rPr>
          <w:rStyle w:val="HTMLCode"/>
          <w:rFonts w:ascii="Consolas" w:hAnsi="Consolas"/>
          <w:color w:val="333333"/>
          <w:sz w:val="13"/>
          <w:szCs w:val="13"/>
          <w:bdr w:val="none" w:sz="0" w:space="0" w:color="auto" w:frame="1"/>
        </w:rPr>
        <w:t>geometry_columns</w:t>
      </w:r>
      <w:proofErr w:type="spellEnd"/>
      <w:r>
        <w:rPr>
          <w:rStyle w:val="HTMLCode"/>
          <w:rFonts w:ascii="Consolas" w:hAnsi="Consolas"/>
          <w:color w:val="333333"/>
          <w:sz w:val="13"/>
          <w:szCs w:val="13"/>
          <w:bdr w:val="none" w:sz="0" w:space="0" w:color="auto" w:frame="1"/>
        </w:rPr>
        <w:t xml:space="preserve"> to PUBLIC;"</w:t>
      </w:r>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psql</w:t>
      </w:r>
      <w:proofErr w:type="spellEnd"/>
      <w:r>
        <w:rPr>
          <w:rStyle w:val="HTMLCode"/>
          <w:rFonts w:ascii="Consolas" w:hAnsi="Consolas"/>
          <w:color w:val="333333"/>
          <w:sz w:val="13"/>
          <w:szCs w:val="13"/>
          <w:bdr w:val="none" w:sz="0" w:space="0" w:color="auto" w:frame="1"/>
        </w:rPr>
        <w:t xml:space="preserve"> -d </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 xml:space="preserve"> -c "GRANT ALL on </w:t>
      </w:r>
      <w:proofErr w:type="spellStart"/>
      <w:r>
        <w:rPr>
          <w:rStyle w:val="HTMLCode"/>
          <w:rFonts w:ascii="Consolas" w:hAnsi="Consolas"/>
          <w:color w:val="333333"/>
          <w:sz w:val="13"/>
          <w:szCs w:val="13"/>
          <w:bdr w:val="none" w:sz="0" w:space="0" w:color="auto" w:frame="1"/>
        </w:rPr>
        <w:t>geography_columns</w:t>
      </w:r>
      <w:proofErr w:type="spellEnd"/>
      <w:r>
        <w:rPr>
          <w:rStyle w:val="HTMLCode"/>
          <w:rFonts w:ascii="Consolas" w:hAnsi="Consolas"/>
          <w:color w:val="333333"/>
          <w:sz w:val="13"/>
          <w:szCs w:val="13"/>
          <w:bdr w:val="none" w:sz="0" w:space="0" w:color="auto" w:frame="1"/>
        </w:rPr>
        <w:t xml:space="preserve"> to PUBLIC;"</w:t>
      </w:r>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psql</w:t>
      </w:r>
      <w:proofErr w:type="spellEnd"/>
      <w:r>
        <w:rPr>
          <w:rStyle w:val="HTMLCode"/>
          <w:rFonts w:ascii="Consolas" w:hAnsi="Consolas"/>
          <w:color w:val="333333"/>
          <w:sz w:val="13"/>
          <w:szCs w:val="13"/>
          <w:bdr w:val="none" w:sz="0" w:space="0" w:color="auto" w:frame="1"/>
        </w:rPr>
        <w:t xml:space="preserve"> -d </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 xml:space="preserve"> -c "GRANT ALL on </w:t>
      </w:r>
      <w:proofErr w:type="spellStart"/>
      <w:r>
        <w:rPr>
          <w:rStyle w:val="HTMLCode"/>
          <w:rFonts w:ascii="Consolas" w:hAnsi="Consolas"/>
          <w:color w:val="333333"/>
          <w:sz w:val="13"/>
          <w:szCs w:val="13"/>
          <w:bdr w:val="none" w:sz="0" w:space="0" w:color="auto" w:frame="1"/>
        </w:rPr>
        <w:t>spatial_ref_sys</w:t>
      </w:r>
      <w:proofErr w:type="spellEnd"/>
      <w:r>
        <w:rPr>
          <w:rStyle w:val="HTMLCode"/>
          <w:rFonts w:ascii="Consolas" w:hAnsi="Consolas"/>
          <w:color w:val="333333"/>
          <w:sz w:val="13"/>
          <w:szCs w:val="13"/>
          <w:bdr w:val="none" w:sz="0" w:space="0" w:color="auto" w:frame="1"/>
        </w:rPr>
        <w:t xml:space="preserve"> to PUBLIC;"</w:t>
      </w:r>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psql</w:t>
      </w:r>
      <w:proofErr w:type="spellEnd"/>
      <w:r>
        <w:rPr>
          <w:rStyle w:val="HTMLCode"/>
          <w:rFonts w:ascii="Consolas" w:hAnsi="Consolas"/>
          <w:color w:val="333333"/>
          <w:sz w:val="13"/>
          <w:szCs w:val="13"/>
          <w:bdr w:val="none" w:sz="0" w:space="0" w:color="auto" w:frame="1"/>
        </w:rPr>
        <w:t xml:space="preserve"> -d </w:t>
      </w:r>
      <w:proofErr w:type="spellStart"/>
      <w:r>
        <w:rPr>
          <w:rStyle w:val="HTMLCode"/>
          <w:rFonts w:ascii="Consolas" w:hAnsi="Consolas"/>
          <w:color w:val="333333"/>
          <w:sz w:val="13"/>
          <w:szCs w:val="13"/>
          <w:bdr w:val="none" w:sz="0" w:space="0" w:color="auto" w:frame="1"/>
        </w:rPr>
        <w:t>postgres</w:t>
      </w:r>
      <w:proofErr w:type="spellEnd"/>
      <w:r>
        <w:rPr>
          <w:rStyle w:val="HTMLCode"/>
          <w:rFonts w:ascii="Consolas" w:hAnsi="Consolas"/>
          <w:color w:val="333333"/>
          <w:sz w:val="13"/>
          <w:szCs w:val="13"/>
          <w:bdr w:val="none" w:sz="0" w:space="0" w:color="auto" w:frame="1"/>
        </w:rPr>
        <w:t xml:space="preserve"> -c "UPDATE </w:t>
      </w:r>
      <w:proofErr w:type="spellStart"/>
      <w:r>
        <w:rPr>
          <w:rStyle w:val="HTMLCode"/>
          <w:rFonts w:ascii="Consolas" w:hAnsi="Consolas"/>
          <w:color w:val="333333"/>
          <w:sz w:val="13"/>
          <w:szCs w:val="13"/>
          <w:bdr w:val="none" w:sz="0" w:space="0" w:color="auto" w:frame="1"/>
        </w:rPr>
        <w:t>pg_database</w:t>
      </w:r>
      <w:proofErr w:type="spellEnd"/>
      <w:r>
        <w:rPr>
          <w:rStyle w:val="HTMLCode"/>
          <w:rFonts w:ascii="Consolas" w:hAnsi="Consolas"/>
          <w:color w:val="333333"/>
          <w:sz w:val="13"/>
          <w:szCs w:val="13"/>
          <w:bdr w:val="none" w:sz="0" w:space="0" w:color="auto" w:frame="1"/>
        </w:rPr>
        <w:t xml:space="preserve"> SET </w:t>
      </w:r>
      <w:proofErr w:type="spellStart"/>
      <w:r>
        <w:rPr>
          <w:rStyle w:val="HTMLCode"/>
          <w:rFonts w:ascii="Consolas" w:hAnsi="Consolas"/>
          <w:color w:val="333333"/>
          <w:sz w:val="13"/>
          <w:szCs w:val="13"/>
          <w:bdr w:val="none" w:sz="0" w:space="0" w:color="auto" w:frame="1"/>
        </w:rPr>
        <w:t>datistemplate</w:t>
      </w:r>
      <w:proofErr w:type="spellEnd"/>
      <w:r>
        <w:rPr>
          <w:rStyle w:val="HTMLCode"/>
          <w:rFonts w:ascii="Consolas" w:hAnsi="Consolas"/>
          <w:color w:val="333333"/>
          <w:sz w:val="13"/>
          <w:szCs w:val="13"/>
          <w:bdr w:val="none" w:sz="0" w:space="0" w:color="auto" w:frame="1"/>
        </w:rPr>
        <w:t xml:space="preserve">='true' WHERE </w:t>
      </w:r>
      <w:proofErr w:type="spellStart"/>
      <w:r>
        <w:rPr>
          <w:rStyle w:val="HTMLCode"/>
          <w:rFonts w:ascii="Consolas" w:hAnsi="Consolas"/>
          <w:color w:val="333333"/>
          <w:sz w:val="13"/>
          <w:szCs w:val="13"/>
          <w:bdr w:val="none" w:sz="0" w:space="0" w:color="auto" w:frame="1"/>
        </w:rPr>
        <w:t>datname</w:t>
      </w:r>
      <w:proofErr w:type="spellEnd"/>
      <w:r>
        <w:rPr>
          <w:rStyle w:val="HTMLCode"/>
          <w:rFonts w:ascii="Consolas" w:hAnsi="Consolas"/>
          <w:color w:val="333333"/>
          <w:sz w:val="13"/>
          <w:szCs w:val="13"/>
          <w:bdr w:val="none" w:sz="0" w:space="0" w:color="auto" w:frame="1"/>
        </w:rPr>
        <w:t>='</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w:t>
      </w:r>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exit</w:t>
      </w:r>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r>
        <w:rPr>
          <w:rStyle w:val="HTMLCode"/>
          <w:rFonts w:ascii="Consolas" w:hAnsi="Consolas"/>
          <w:color w:val="333333"/>
          <w:sz w:val="13"/>
          <w:szCs w:val="13"/>
          <w:bdr w:val="none" w:sz="0" w:space="0" w:color="auto" w:frame="1"/>
        </w:rPr>
        <w:t>$</w:t>
      </w:r>
    </w:p>
    <w:p w:rsidR="00CF5E85" w:rsidRPr="00CF5E85" w:rsidRDefault="00CF5E85" w:rsidP="00CF5E85">
      <w:pPr>
        <w:pStyle w:val="NormalWeb"/>
        <w:shd w:val="clear" w:color="auto" w:fill="FFFFFF"/>
        <w:spacing w:before="161" w:beforeAutospacing="0" w:after="161" w:afterAutospacing="0" w:line="269" w:lineRule="atLeast"/>
        <w:rPr>
          <w:rFonts w:ascii="Arial" w:hAnsi="Arial" w:cs="Arial"/>
          <w:color w:val="333333"/>
          <w:sz w:val="22"/>
          <w:szCs w:val="22"/>
        </w:rPr>
      </w:pPr>
      <w:r w:rsidRPr="00CF5E85">
        <w:rPr>
          <w:rFonts w:ascii="Arial" w:hAnsi="Arial" w:cs="Arial"/>
          <w:color w:val="333333"/>
          <w:sz w:val="22"/>
          <w:szCs w:val="22"/>
        </w:rPr>
        <w:t xml:space="preserve">This template database should be used to create any new </w:t>
      </w:r>
      <w:proofErr w:type="spellStart"/>
      <w:r w:rsidRPr="00CF5E85">
        <w:rPr>
          <w:rFonts w:ascii="Arial" w:hAnsi="Arial" w:cs="Arial"/>
          <w:color w:val="333333"/>
          <w:sz w:val="22"/>
          <w:szCs w:val="22"/>
        </w:rPr>
        <w:t>PostGIS</w:t>
      </w:r>
      <w:proofErr w:type="spellEnd"/>
      <w:r w:rsidRPr="00CF5E85">
        <w:rPr>
          <w:rFonts w:ascii="Arial" w:hAnsi="Arial" w:cs="Arial"/>
          <w:color w:val="333333"/>
          <w:sz w:val="22"/>
          <w:szCs w:val="22"/>
        </w:rPr>
        <w:t>-enabled database.</w:t>
      </w:r>
    </w:p>
    <w:p w:rsidR="00CF5E85" w:rsidRDefault="00CF5E85" w:rsidP="00CF5E85">
      <w:pPr>
        <w:pStyle w:val="Subtitle"/>
        <w:jc w:val="left"/>
      </w:pPr>
      <w:bookmarkStart w:id="70" w:name="_Toc362454673"/>
      <w:r>
        <w:t>Manually creating databases (other than via the installation script):</w:t>
      </w:r>
      <w:bookmarkEnd w:id="70"/>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r>
        <w:rPr>
          <w:rStyle w:val="HTMLCode"/>
          <w:rFonts w:ascii="Consolas" w:hAnsi="Consolas"/>
          <w:color w:val="333333"/>
          <w:sz w:val="13"/>
          <w:szCs w:val="13"/>
          <w:bdr w:val="none" w:sz="0" w:space="0" w:color="auto" w:frame="1"/>
        </w:rPr>
        <w:t xml:space="preserve">$ </w:t>
      </w:r>
      <w:proofErr w:type="spellStart"/>
      <w:proofErr w:type="gramStart"/>
      <w:r>
        <w:rPr>
          <w:rStyle w:val="HTMLCode"/>
          <w:rFonts w:ascii="Consolas" w:hAnsi="Consolas"/>
          <w:color w:val="333333"/>
          <w:sz w:val="13"/>
          <w:szCs w:val="13"/>
          <w:bdr w:val="none" w:sz="0" w:space="0" w:color="auto" w:frame="1"/>
        </w:rPr>
        <w:t>sudo</w:t>
      </w:r>
      <w:proofErr w:type="spellEnd"/>
      <w:proofErr w:type="gram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su</w:t>
      </w:r>
      <w:proofErr w:type="spell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postgres</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createuser</w:t>
      </w:r>
      <w:proofErr w:type="spellEnd"/>
      <w:r>
        <w:rPr>
          <w:rStyle w:val="HTMLCode"/>
          <w:rFonts w:ascii="Consolas" w:hAnsi="Consolas"/>
          <w:color w:val="333333"/>
          <w:sz w:val="13"/>
          <w:szCs w:val="13"/>
          <w:bdr w:val="none" w:sz="0" w:space="0" w:color="auto" w:frame="1"/>
        </w:rPr>
        <w:t xml:space="preserve"> -S -D -R -P </w:t>
      </w:r>
      <w:proofErr w:type="spellStart"/>
      <w:r>
        <w:rPr>
          <w:rStyle w:val="HTMLCode"/>
          <w:rFonts w:ascii="Consolas" w:hAnsi="Consolas"/>
          <w:color w:val="333333"/>
          <w:sz w:val="13"/>
          <w:szCs w:val="13"/>
          <w:bdr w:val="none" w:sz="0" w:space="0" w:color="auto" w:frame="1"/>
        </w:rPr>
        <w:t>ckan_user</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createuser</w:t>
      </w:r>
      <w:proofErr w:type="spellEnd"/>
      <w:r>
        <w:rPr>
          <w:rStyle w:val="HTMLCode"/>
          <w:rFonts w:ascii="Consolas" w:hAnsi="Consolas"/>
          <w:color w:val="333333"/>
          <w:sz w:val="13"/>
          <w:szCs w:val="13"/>
          <w:bdr w:val="none" w:sz="0" w:space="0" w:color="auto" w:frame="1"/>
        </w:rPr>
        <w:t xml:space="preserve"> -s -P </w:t>
      </w:r>
      <w:proofErr w:type="spellStart"/>
      <w:r>
        <w:rPr>
          <w:rStyle w:val="HTMLCode"/>
          <w:rFonts w:ascii="Consolas" w:hAnsi="Consolas"/>
          <w:color w:val="333333"/>
          <w:sz w:val="13"/>
          <w:szCs w:val="13"/>
          <w:bdr w:val="none" w:sz="0" w:space="0" w:color="auto" w:frame="1"/>
        </w:rPr>
        <w:t>ckan_tester</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createuser</w:t>
      </w:r>
      <w:proofErr w:type="spellEnd"/>
      <w:r>
        <w:rPr>
          <w:rStyle w:val="HTMLCode"/>
          <w:rFonts w:ascii="Consolas" w:hAnsi="Consolas"/>
          <w:color w:val="333333"/>
          <w:sz w:val="13"/>
          <w:szCs w:val="13"/>
          <w:bdr w:val="none" w:sz="0" w:space="0" w:color="auto" w:frame="1"/>
        </w:rPr>
        <w:t xml:space="preserve"> -S -D -R -P </w:t>
      </w:r>
      <w:proofErr w:type="spellStart"/>
      <w:r>
        <w:rPr>
          <w:rStyle w:val="HTMLCode"/>
          <w:rFonts w:ascii="Consolas" w:hAnsi="Consolas"/>
          <w:color w:val="333333"/>
          <w:sz w:val="13"/>
          <w:szCs w:val="13"/>
          <w:bdr w:val="none" w:sz="0" w:space="0" w:color="auto" w:frame="1"/>
        </w:rPr>
        <w:t>datastore_reader</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createuser</w:t>
      </w:r>
      <w:proofErr w:type="spellEnd"/>
      <w:r>
        <w:rPr>
          <w:rStyle w:val="HTMLCode"/>
          <w:rFonts w:ascii="Consolas" w:hAnsi="Consolas"/>
          <w:color w:val="333333"/>
          <w:sz w:val="13"/>
          <w:szCs w:val="13"/>
          <w:bdr w:val="none" w:sz="0" w:space="0" w:color="auto" w:frame="1"/>
        </w:rPr>
        <w:t xml:space="preserve"> -S -D -R -P </w:t>
      </w:r>
      <w:proofErr w:type="spellStart"/>
      <w:r>
        <w:rPr>
          <w:rStyle w:val="HTMLCode"/>
          <w:rFonts w:ascii="Consolas" w:hAnsi="Consolas"/>
          <w:color w:val="333333"/>
          <w:sz w:val="13"/>
          <w:szCs w:val="13"/>
          <w:bdr w:val="none" w:sz="0" w:space="0" w:color="auto" w:frame="1"/>
        </w:rPr>
        <w:t>datastore_writer</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createuser</w:t>
      </w:r>
      <w:proofErr w:type="spellEnd"/>
      <w:r>
        <w:rPr>
          <w:rStyle w:val="HTMLCode"/>
          <w:rFonts w:ascii="Consolas" w:hAnsi="Consolas"/>
          <w:color w:val="333333"/>
          <w:sz w:val="13"/>
          <w:szCs w:val="13"/>
          <w:bdr w:val="none" w:sz="0" w:space="0" w:color="auto" w:frame="1"/>
        </w:rPr>
        <w:t xml:space="preserve"> -S -D -R -P </w:t>
      </w:r>
      <w:proofErr w:type="spellStart"/>
      <w:r>
        <w:rPr>
          <w:rStyle w:val="HTMLCode"/>
          <w:rFonts w:ascii="Consolas" w:hAnsi="Consolas"/>
          <w:color w:val="333333"/>
          <w:sz w:val="13"/>
          <w:szCs w:val="13"/>
          <w:bdr w:val="none" w:sz="0" w:space="0" w:color="auto" w:frame="1"/>
        </w:rPr>
        <w:t>datastore_test_reader</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createuser</w:t>
      </w:r>
      <w:proofErr w:type="spellEnd"/>
      <w:r>
        <w:rPr>
          <w:rStyle w:val="HTMLCode"/>
          <w:rFonts w:ascii="Consolas" w:hAnsi="Consolas"/>
          <w:color w:val="333333"/>
          <w:sz w:val="13"/>
          <w:szCs w:val="13"/>
          <w:bdr w:val="none" w:sz="0" w:space="0" w:color="auto" w:frame="1"/>
        </w:rPr>
        <w:t xml:space="preserve"> -S -d -R -P </w:t>
      </w:r>
      <w:proofErr w:type="spellStart"/>
      <w:r>
        <w:rPr>
          <w:rStyle w:val="HTMLCode"/>
          <w:rFonts w:ascii="Consolas" w:hAnsi="Consolas"/>
          <w:color w:val="333333"/>
          <w:sz w:val="13"/>
          <w:szCs w:val="13"/>
          <w:bdr w:val="none" w:sz="0" w:space="0" w:color="auto" w:frame="1"/>
        </w:rPr>
        <w:t>datastore_test_writer</w:t>
      </w:r>
      <w:proofErr w:type="spellEnd"/>
    </w:p>
    <w:p w:rsidR="00CF5E85" w:rsidRPr="00CF5E85" w:rsidRDefault="00CF5E85" w:rsidP="00CF5E85">
      <w:pPr>
        <w:pStyle w:val="Subtitle"/>
        <w:jc w:val="left"/>
      </w:pPr>
      <w:bookmarkStart w:id="71" w:name="_Toc362454674"/>
      <w:proofErr w:type="gramStart"/>
      <w:r w:rsidRPr="00CF5E85">
        <w:t>Creates users for production and testing setups for</w:t>
      </w:r>
      <w:r w:rsidRPr="00CF5E85">
        <w:rPr>
          <w:rStyle w:val="apple-converted-space"/>
          <w:rFonts w:ascii="Arial" w:hAnsi="Arial" w:cs="Arial"/>
          <w:color w:val="333333"/>
          <w:sz w:val="22"/>
          <w:szCs w:val="22"/>
        </w:rPr>
        <w:t> </w:t>
      </w:r>
      <w:r w:rsidRPr="00CF5E85">
        <w:rPr>
          <w:rStyle w:val="Strong"/>
          <w:rFonts w:ascii="Arial" w:hAnsi="Arial" w:cs="Arial"/>
          <w:color w:val="333333"/>
          <w:sz w:val="22"/>
          <w:szCs w:val="22"/>
        </w:rPr>
        <w:t>CKAN</w:t>
      </w:r>
      <w:r w:rsidRPr="00CF5E85">
        <w:rPr>
          <w:rStyle w:val="apple-converted-space"/>
          <w:rFonts w:ascii="Arial" w:hAnsi="Arial" w:cs="Arial"/>
          <w:color w:val="333333"/>
          <w:sz w:val="22"/>
          <w:szCs w:val="22"/>
        </w:rPr>
        <w:t> </w:t>
      </w:r>
      <w:r w:rsidRPr="00CF5E85">
        <w:t>with the</w:t>
      </w:r>
      <w:r w:rsidRPr="00CF5E85">
        <w:rPr>
          <w:rStyle w:val="apple-converted-space"/>
          <w:rFonts w:ascii="Arial" w:hAnsi="Arial" w:cs="Arial"/>
          <w:color w:val="333333"/>
          <w:sz w:val="22"/>
          <w:szCs w:val="22"/>
        </w:rPr>
        <w:t> </w:t>
      </w:r>
      <w:proofErr w:type="spellStart"/>
      <w:r w:rsidRPr="00CF5E85">
        <w:rPr>
          <w:rStyle w:val="Strong"/>
          <w:rFonts w:ascii="Arial" w:hAnsi="Arial" w:cs="Arial"/>
          <w:color w:val="333333"/>
          <w:sz w:val="22"/>
          <w:szCs w:val="22"/>
        </w:rPr>
        <w:t>Datastore</w:t>
      </w:r>
      <w:proofErr w:type="spellEnd"/>
      <w:r w:rsidRPr="00CF5E85">
        <w:rPr>
          <w:rStyle w:val="apple-converted-space"/>
          <w:rFonts w:ascii="Arial" w:hAnsi="Arial" w:cs="Arial"/>
          <w:color w:val="333333"/>
          <w:sz w:val="22"/>
          <w:szCs w:val="22"/>
        </w:rPr>
        <w:t> </w:t>
      </w:r>
      <w:r w:rsidRPr="00CF5E85">
        <w:t>enabled.</w:t>
      </w:r>
      <w:proofErr w:type="gramEnd"/>
      <w:r w:rsidRPr="00CF5E85">
        <w:t xml:space="preserve"> The little</w:t>
      </w:r>
      <w:r w:rsidRPr="00CF5E85">
        <w:rPr>
          <w:rStyle w:val="apple-converted-space"/>
          <w:rFonts w:ascii="Arial" w:hAnsi="Arial" w:cs="Arial"/>
          <w:color w:val="333333"/>
          <w:sz w:val="22"/>
          <w:szCs w:val="22"/>
        </w:rPr>
        <w:t> </w:t>
      </w:r>
      <w:r w:rsidRPr="00CF5E85">
        <w:rPr>
          <w:rStyle w:val="HTMLCode"/>
          <w:rFonts w:ascii="Arial" w:hAnsi="Arial" w:cs="Arial"/>
          <w:color w:val="333333"/>
          <w:sz w:val="22"/>
          <w:szCs w:val="22"/>
          <w:bdr w:val="single" w:sz="4" w:space="0" w:color="DDDDDD" w:frame="1"/>
          <w:shd w:val="clear" w:color="auto" w:fill="F8F8F8"/>
        </w:rPr>
        <w:t>d</w:t>
      </w:r>
      <w:r w:rsidRPr="00CF5E85">
        <w:rPr>
          <w:rStyle w:val="apple-converted-space"/>
          <w:rFonts w:ascii="Arial" w:hAnsi="Arial" w:cs="Arial"/>
          <w:color w:val="333333"/>
          <w:sz w:val="22"/>
          <w:szCs w:val="22"/>
        </w:rPr>
        <w:t> </w:t>
      </w:r>
      <w:r w:rsidRPr="00CF5E85">
        <w:t>is not a typo.</w:t>
      </w:r>
      <w:bookmarkEnd w:id="71"/>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createdb</w:t>
      </w:r>
      <w:proofErr w:type="spellEnd"/>
      <w:r>
        <w:rPr>
          <w:rStyle w:val="HTMLCode"/>
          <w:rFonts w:ascii="Consolas" w:hAnsi="Consolas"/>
          <w:color w:val="333333"/>
          <w:sz w:val="13"/>
          <w:szCs w:val="13"/>
          <w:bdr w:val="none" w:sz="0" w:space="0" w:color="auto" w:frame="1"/>
        </w:rPr>
        <w:t xml:space="preserve"> -E utf8 -O </w:t>
      </w:r>
      <w:proofErr w:type="spellStart"/>
      <w:r>
        <w:rPr>
          <w:rStyle w:val="HTMLCode"/>
          <w:rFonts w:ascii="Consolas" w:hAnsi="Consolas"/>
          <w:color w:val="333333"/>
          <w:sz w:val="13"/>
          <w:szCs w:val="13"/>
          <w:bdr w:val="none" w:sz="0" w:space="0" w:color="auto" w:frame="1"/>
        </w:rPr>
        <w:t>ckan_user</w:t>
      </w:r>
      <w:proofErr w:type="spellEnd"/>
      <w:r>
        <w:rPr>
          <w:rStyle w:val="HTMLCode"/>
          <w:rFonts w:ascii="Consolas" w:hAnsi="Consolas"/>
          <w:color w:val="333333"/>
          <w:sz w:val="13"/>
          <w:szCs w:val="13"/>
          <w:bdr w:val="none" w:sz="0" w:space="0" w:color="auto" w:frame="1"/>
        </w:rPr>
        <w:t xml:space="preserve"> -T </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ckan_main</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createdb</w:t>
      </w:r>
      <w:proofErr w:type="spellEnd"/>
      <w:r>
        <w:rPr>
          <w:rStyle w:val="HTMLCode"/>
          <w:rFonts w:ascii="Consolas" w:hAnsi="Consolas"/>
          <w:color w:val="333333"/>
          <w:sz w:val="13"/>
          <w:szCs w:val="13"/>
          <w:bdr w:val="none" w:sz="0" w:space="0" w:color="auto" w:frame="1"/>
        </w:rPr>
        <w:t xml:space="preserve"> -E utf8 -O </w:t>
      </w:r>
      <w:proofErr w:type="spellStart"/>
      <w:r>
        <w:rPr>
          <w:rStyle w:val="HTMLCode"/>
          <w:rFonts w:ascii="Consolas" w:hAnsi="Consolas"/>
          <w:color w:val="333333"/>
          <w:sz w:val="13"/>
          <w:szCs w:val="13"/>
          <w:bdr w:val="none" w:sz="0" w:space="0" w:color="auto" w:frame="1"/>
        </w:rPr>
        <w:t>ckan_tester</w:t>
      </w:r>
      <w:proofErr w:type="spellEnd"/>
      <w:r>
        <w:rPr>
          <w:rStyle w:val="HTMLCode"/>
          <w:rFonts w:ascii="Consolas" w:hAnsi="Consolas"/>
          <w:color w:val="333333"/>
          <w:sz w:val="13"/>
          <w:szCs w:val="13"/>
          <w:bdr w:val="none" w:sz="0" w:space="0" w:color="auto" w:frame="1"/>
        </w:rPr>
        <w:t xml:space="preserve"> -T </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ckan_test</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createdb</w:t>
      </w:r>
      <w:proofErr w:type="spellEnd"/>
      <w:r>
        <w:rPr>
          <w:rStyle w:val="HTMLCode"/>
          <w:rFonts w:ascii="Consolas" w:hAnsi="Consolas"/>
          <w:color w:val="333333"/>
          <w:sz w:val="13"/>
          <w:szCs w:val="13"/>
          <w:bdr w:val="none" w:sz="0" w:space="0" w:color="auto" w:frame="1"/>
        </w:rPr>
        <w:t xml:space="preserve"> -E utf8 -O </w:t>
      </w:r>
      <w:proofErr w:type="spellStart"/>
      <w:r>
        <w:rPr>
          <w:rStyle w:val="HTMLCode"/>
          <w:rFonts w:ascii="Consolas" w:hAnsi="Consolas"/>
          <w:color w:val="333333"/>
          <w:sz w:val="13"/>
          <w:szCs w:val="13"/>
          <w:bdr w:val="none" w:sz="0" w:space="0" w:color="auto" w:frame="1"/>
        </w:rPr>
        <w:t>datastore_writer</w:t>
      </w:r>
      <w:proofErr w:type="spellEnd"/>
      <w:r>
        <w:rPr>
          <w:rStyle w:val="HTMLCode"/>
          <w:rFonts w:ascii="Consolas" w:hAnsi="Consolas"/>
          <w:color w:val="333333"/>
          <w:sz w:val="13"/>
          <w:szCs w:val="13"/>
          <w:bdr w:val="none" w:sz="0" w:space="0" w:color="auto" w:frame="1"/>
        </w:rPr>
        <w:t xml:space="preserve"> -T </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datastore</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w:t>
      </w:r>
      <w:proofErr w:type="spellStart"/>
      <w:r>
        <w:rPr>
          <w:rStyle w:val="HTMLCode"/>
          <w:rFonts w:ascii="Consolas" w:hAnsi="Consolas"/>
          <w:color w:val="333333"/>
          <w:sz w:val="13"/>
          <w:szCs w:val="13"/>
          <w:bdr w:val="none" w:sz="0" w:space="0" w:color="auto" w:frame="1"/>
        </w:rPr>
        <w:t>createdb</w:t>
      </w:r>
      <w:proofErr w:type="spellEnd"/>
      <w:r>
        <w:rPr>
          <w:rStyle w:val="HTMLCode"/>
          <w:rFonts w:ascii="Consolas" w:hAnsi="Consolas"/>
          <w:color w:val="333333"/>
          <w:sz w:val="13"/>
          <w:szCs w:val="13"/>
          <w:bdr w:val="none" w:sz="0" w:space="0" w:color="auto" w:frame="1"/>
        </w:rPr>
        <w:t xml:space="preserve"> -E utf8 -O </w:t>
      </w:r>
      <w:proofErr w:type="spellStart"/>
      <w:r>
        <w:rPr>
          <w:rStyle w:val="HTMLCode"/>
          <w:rFonts w:ascii="Consolas" w:hAnsi="Consolas"/>
          <w:color w:val="333333"/>
          <w:sz w:val="13"/>
          <w:szCs w:val="13"/>
          <w:bdr w:val="none" w:sz="0" w:space="0" w:color="auto" w:frame="1"/>
        </w:rPr>
        <w:t>datastore_test_writer</w:t>
      </w:r>
      <w:proofErr w:type="spellEnd"/>
      <w:r>
        <w:rPr>
          <w:rStyle w:val="HTMLCode"/>
          <w:rFonts w:ascii="Consolas" w:hAnsi="Consolas"/>
          <w:color w:val="333333"/>
          <w:sz w:val="13"/>
          <w:szCs w:val="13"/>
          <w:bdr w:val="none" w:sz="0" w:space="0" w:color="auto" w:frame="1"/>
        </w:rPr>
        <w:t xml:space="preserve"> -T </w:t>
      </w:r>
      <w:proofErr w:type="spellStart"/>
      <w:r>
        <w:rPr>
          <w:rStyle w:val="HTMLCode"/>
          <w:rFonts w:ascii="Consolas" w:hAnsi="Consolas"/>
          <w:color w:val="333333"/>
          <w:sz w:val="13"/>
          <w:szCs w:val="13"/>
          <w:bdr w:val="none" w:sz="0" w:space="0" w:color="auto" w:frame="1"/>
        </w:rPr>
        <w:t>template_postgis</w:t>
      </w:r>
      <w:proofErr w:type="spellEnd"/>
      <w:r>
        <w:rPr>
          <w:rStyle w:val="HTMLCode"/>
          <w:rFonts w:ascii="Consolas" w:hAnsi="Consolas"/>
          <w:color w:val="333333"/>
          <w:sz w:val="13"/>
          <w:szCs w:val="13"/>
          <w:bdr w:val="none" w:sz="0" w:space="0" w:color="auto" w:frame="1"/>
        </w:rPr>
        <w:t xml:space="preserve"> </w:t>
      </w:r>
      <w:proofErr w:type="spellStart"/>
      <w:r>
        <w:rPr>
          <w:rStyle w:val="HTMLCode"/>
          <w:rFonts w:ascii="Consolas" w:hAnsi="Consolas"/>
          <w:color w:val="333333"/>
          <w:sz w:val="13"/>
          <w:szCs w:val="13"/>
          <w:bdr w:val="none" w:sz="0" w:space="0" w:color="auto" w:frame="1"/>
        </w:rPr>
        <w:t>datastore_test</w:t>
      </w:r>
      <w:proofErr w:type="spellEnd"/>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Style w:val="HTMLCode"/>
          <w:rFonts w:ascii="Consolas" w:hAnsi="Consolas"/>
          <w:color w:val="333333"/>
          <w:sz w:val="13"/>
          <w:szCs w:val="13"/>
          <w:bdr w:val="none" w:sz="0" w:space="0" w:color="auto" w:frame="1"/>
        </w:rPr>
      </w:pPr>
      <w:proofErr w:type="spellStart"/>
      <w:proofErr w:type="gramStart"/>
      <w:r>
        <w:rPr>
          <w:rStyle w:val="HTMLCode"/>
          <w:rFonts w:ascii="Consolas" w:hAnsi="Consolas"/>
          <w:color w:val="333333"/>
          <w:sz w:val="13"/>
          <w:szCs w:val="13"/>
          <w:bdr w:val="none" w:sz="0" w:space="0" w:color="auto" w:frame="1"/>
        </w:rPr>
        <w:t>postgres</w:t>
      </w:r>
      <w:proofErr w:type="spellEnd"/>
      <w:proofErr w:type="gramEnd"/>
      <w:r>
        <w:rPr>
          <w:rStyle w:val="HTMLCode"/>
          <w:rFonts w:ascii="Consolas" w:hAnsi="Consolas"/>
          <w:color w:val="333333"/>
          <w:sz w:val="13"/>
          <w:szCs w:val="13"/>
          <w:bdr w:val="none" w:sz="0" w:space="0" w:color="auto" w:frame="1"/>
        </w:rPr>
        <w:t xml:space="preserve"> $ exit</w:t>
      </w:r>
    </w:p>
    <w:p w:rsidR="00CF5E85" w:rsidRDefault="00CF5E85" w:rsidP="00CF5E85">
      <w:pPr>
        <w:pStyle w:val="HTMLPreformatted"/>
        <w:pBdr>
          <w:top w:val="single" w:sz="4" w:space="3" w:color="DDDDDD"/>
          <w:left w:val="single" w:sz="4" w:space="5" w:color="DDDDDD"/>
          <w:bottom w:val="single" w:sz="4" w:space="3" w:color="DDDDDD"/>
          <w:right w:val="single" w:sz="4" w:space="5" w:color="DDDDDD"/>
        </w:pBdr>
        <w:shd w:val="clear" w:color="auto" w:fill="F8F8F8"/>
        <w:spacing w:line="204" w:lineRule="atLeast"/>
        <w:rPr>
          <w:rFonts w:ascii="Consolas" w:hAnsi="Consolas"/>
          <w:color w:val="333333"/>
          <w:sz w:val="14"/>
          <w:szCs w:val="14"/>
        </w:rPr>
      </w:pPr>
      <w:r>
        <w:rPr>
          <w:rStyle w:val="HTMLCode"/>
          <w:rFonts w:ascii="Consolas" w:hAnsi="Consolas"/>
          <w:color w:val="333333"/>
          <w:sz w:val="13"/>
          <w:szCs w:val="13"/>
          <w:bdr w:val="none" w:sz="0" w:space="0" w:color="auto" w:frame="1"/>
        </w:rPr>
        <w:t>$</w:t>
      </w:r>
    </w:p>
    <w:p w:rsidR="00CF5E85" w:rsidRDefault="00CF5E85" w:rsidP="00CF5E85"/>
    <w:p w:rsidR="00687BBA" w:rsidRDefault="00687BBA" w:rsidP="00687BBA">
      <w:pPr>
        <w:pStyle w:val="Heading1"/>
      </w:pPr>
      <w:bookmarkStart w:id="72" w:name="_Toc362454675"/>
      <w:r>
        <w:t>Appendix A: Summary of Changes to the Development.ini file</w:t>
      </w:r>
      <w:bookmarkEnd w:id="72"/>
    </w:p>
    <w:p w:rsidR="00687BBA" w:rsidRDefault="00687BBA" w:rsidP="0078770F">
      <w:pPr>
        <w:pStyle w:val="NormalWeb"/>
        <w:shd w:val="clear" w:color="auto" w:fill="FFFFFF"/>
        <w:spacing w:before="136" w:beforeAutospacing="0" w:after="0" w:afterAutospacing="0" w:line="258" w:lineRule="atLeast"/>
      </w:pPr>
      <w:r>
        <w:t xml:space="preserve">Here is a summary of all changes needed for the development.ini file. Watch the trailing slashes closely. Be sure also to not set all the </w:t>
      </w:r>
      <w:proofErr w:type="spellStart"/>
      <w:r>
        <w:t>plugins</w:t>
      </w:r>
      <w:proofErr w:type="spellEnd"/>
      <w:r>
        <w:t xml:space="preserve"> initially, but just as you are prompted by the installation script. Once the script is finished, verify that the </w:t>
      </w:r>
      <w:proofErr w:type="spellStart"/>
      <w:r>
        <w:t>plugins</w:t>
      </w:r>
      <w:proofErr w:type="spellEnd"/>
      <w:r>
        <w:t xml:space="preserve"> in the </w:t>
      </w:r>
      <w:proofErr w:type="spellStart"/>
      <w:r>
        <w:t>plugin</w:t>
      </w:r>
      <w:proofErr w:type="spellEnd"/>
      <w:r>
        <w:t xml:space="preserve"> list below are all in your </w:t>
      </w:r>
      <w:proofErr w:type="spellStart"/>
      <w:r>
        <w:t>plugins</w:t>
      </w:r>
      <w:proofErr w:type="spellEnd"/>
      <w:r>
        <w:t xml:space="preserve"> list.</w:t>
      </w:r>
    </w:p>
    <w:p w:rsidR="00687BBA" w:rsidRDefault="00687BBA" w:rsidP="0078770F">
      <w:pPr>
        <w:pStyle w:val="NormalWeb"/>
        <w:shd w:val="clear" w:color="auto" w:fill="FFFFFF"/>
        <w:spacing w:before="136" w:beforeAutospacing="0" w:after="0" w:afterAutospacing="0" w:line="258" w:lineRule="atLeast"/>
      </w:pPr>
    </w:p>
    <w:p w:rsidR="00687BBA" w:rsidRDefault="00687BBA" w:rsidP="00687BBA">
      <w:pPr>
        <w:pStyle w:val="PlainText"/>
      </w:pPr>
      <w:r>
        <w:t xml:space="preserve">  sqlalchemy.url = postgresql://testuser:pass@localhost/testdb</w:t>
      </w:r>
    </w:p>
    <w:p w:rsidR="00687BBA" w:rsidRDefault="00687BBA" w:rsidP="00687BBA">
      <w:pPr>
        <w:pStyle w:val="PlainText"/>
      </w:pPr>
      <w:r>
        <w:lastRenderedPageBreak/>
        <w:t xml:space="preserve">  </w:t>
      </w:r>
      <w:proofErr w:type="spellStart"/>
      <w:r>
        <w:t>ckan.datastore.write_url</w:t>
      </w:r>
      <w:proofErr w:type="spellEnd"/>
      <w:r>
        <w:t xml:space="preserve"> = postgresql://testuser:pass@localhost/test_datastore</w:t>
      </w:r>
    </w:p>
    <w:p w:rsidR="00687BBA" w:rsidRDefault="00687BBA" w:rsidP="00687BBA">
      <w:pPr>
        <w:pStyle w:val="PlainText"/>
      </w:pPr>
      <w:r>
        <w:t xml:space="preserve">  </w:t>
      </w:r>
      <w:proofErr w:type="spellStart"/>
      <w:r>
        <w:t>ckan.datastore.read_url</w:t>
      </w:r>
      <w:proofErr w:type="spellEnd"/>
      <w:r>
        <w:t xml:space="preserve"> = postgresql://readonlyuser:pass@localhost/test_datastore</w:t>
      </w:r>
    </w:p>
    <w:p w:rsidR="00687BBA" w:rsidRDefault="00687BBA" w:rsidP="00687BBA">
      <w:pPr>
        <w:pStyle w:val="PlainText"/>
      </w:pPr>
    </w:p>
    <w:p w:rsidR="00687BBA" w:rsidRDefault="00687BBA" w:rsidP="00687BBA">
      <w:pPr>
        <w:pStyle w:val="PlainText"/>
      </w:pPr>
      <w:r>
        <w:t xml:space="preserve">  ngds.resources_dir=/home/yourname/pyenv/src/ckanext-ngds/ckanext/ngds/base/resources/</w:t>
      </w:r>
    </w:p>
    <w:p w:rsidR="00687BBA" w:rsidRDefault="00687BBA" w:rsidP="00687BBA">
      <w:pPr>
        <w:pStyle w:val="PlainText"/>
      </w:pPr>
    </w:p>
    <w:p w:rsidR="00687BBA" w:rsidRDefault="00687BBA" w:rsidP="00687BBA">
      <w:pPr>
        <w:pStyle w:val="PlainText"/>
      </w:pPr>
      <w:r>
        <w:t xml:space="preserve">  </w:t>
      </w:r>
      <w:proofErr w:type="spellStart"/>
      <w:r>
        <w:t>ckan.geoserver.url</w:t>
      </w:r>
      <w:proofErr w:type="spellEnd"/>
      <w:r>
        <w:t>=http://localhost:8080/geoserver/rest</w:t>
      </w:r>
    </w:p>
    <w:p w:rsidR="00687BBA" w:rsidRDefault="00687BBA" w:rsidP="00687BBA">
      <w:pPr>
        <w:pStyle w:val="PlainText"/>
      </w:pPr>
      <w:r>
        <w:t xml:space="preserve">  </w:t>
      </w:r>
      <w:proofErr w:type="spellStart"/>
      <w:r>
        <w:t>ckan.geoserver.workspace_name</w:t>
      </w:r>
      <w:proofErr w:type="spellEnd"/>
      <w:r>
        <w:t>=NGDS</w:t>
      </w:r>
    </w:p>
    <w:p w:rsidR="00687BBA" w:rsidRDefault="00687BBA" w:rsidP="00687BBA">
      <w:pPr>
        <w:pStyle w:val="PlainText"/>
      </w:pPr>
      <w:r>
        <w:t xml:space="preserve">  </w:t>
      </w:r>
      <w:proofErr w:type="spellStart"/>
      <w:r>
        <w:t>ckan.geoserver.workspace_URL</w:t>
      </w:r>
      <w:proofErr w:type="spellEnd"/>
      <w:r>
        <w:t>=http://localhost:5000/ngds</w:t>
      </w:r>
    </w:p>
    <w:p w:rsidR="00687BBA" w:rsidRDefault="00687BBA" w:rsidP="00687BBA">
      <w:pPr>
        <w:pStyle w:val="PlainText"/>
      </w:pPr>
    </w:p>
    <w:p w:rsidR="00687BBA" w:rsidRDefault="00687BBA" w:rsidP="00687BBA">
      <w:pPr>
        <w:pStyle w:val="PlainText"/>
      </w:pPr>
      <w:r>
        <w:t xml:space="preserve">  </w:t>
      </w:r>
      <w:proofErr w:type="spellStart"/>
      <w:r>
        <w:t>ckan.site_id</w:t>
      </w:r>
      <w:proofErr w:type="spellEnd"/>
      <w:r>
        <w:t xml:space="preserve"> = </w:t>
      </w:r>
      <w:proofErr w:type="spellStart"/>
      <w:r>
        <w:t>ckan_instance</w:t>
      </w:r>
      <w:proofErr w:type="spellEnd"/>
    </w:p>
    <w:p w:rsidR="00687BBA" w:rsidRDefault="00687BBA" w:rsidP="00687BBA">
      <w:pPr>
        <w:pStyle w:val="PlainText"/>
      </w:pPr>
      <w:r>
        <w:t xml:space="preserve">  </w:t>
      </w:r>
      <w:proofErr w:type="spellStart"/>
      <w:r>
        <w:t>solr_url</w:t>
      </w:r>
      <w:proofErr w:type="spellEnd"/>
      <w:r>
        <w:t xml:space="preserve"> = </w:t>
      </w:r>
      <w:hyperlink r:id="rId40" w:history="1">
        <w:r>
          <w:rPr>
            <w:rStyle w:val="Hyperlink"/>
          </w:rPr>
          <w:t>http://localhost:8983/solr</w:t>
        </w:r>
      </w:hyperlink>
    </w:p>
    <w:p w:rsidR="00687BBA" w:rsidRDefault="00687BBA" w:rsidP="00687BBA">
      <w:pPr>
        <w:pStyle w:val="PlainText"/>
      </w:pPr>
    </w:p>
    <w:p w:rsidR="00687BBA" w:rsidRDefault="00687BBA" w:rsidP="00687BBA">
      <w:pPr>
        <w:pStyle w:val="PlainText"/>
      </w:pPr>
      <w:r>
        <w:t xml:space="preserve">  </w:t>
      </w:r>
      <w:proofErr w:type="spellStart"/>
      <w:r>
        <w:t>ckan.storage.bucket</w:t>
      </w:r>
      <w:proofErr w:type="spellEnd"/>
      <w:r>
        <w:t>=</w:t>
      </w:r>
      <w:proofErr w:type="spellStart"/>
      <w:r>
        <w:t>subdir</w:t>
      </w:r>
      <w:proofErr w:type="spellEnd"/>
    </w:p>
    <w:p w:rsidR="00687BBA" w:rsidRDefault="00687BBA" w:rsidP="00687BBA">
      <w:pPr>
        <w:pStyle w:val="PlainText"/>
      </w:pPr>
      <w:r>
        <w:t xml:space="preserve">  </w:t>
      </w:r>
      <w:proofErr w:type="spellStart"/>
      <w:r>
        <w:t>ofs.impl</w:t>
      </w:r>
      <w:proofErr w:type="spellEnd"/>
      <w:r>
        <w:t>=</w:t>
      </w:r>
      <w:proofErr w:type="spellStart"/>
      <w:r>
        <w:t>pairtree</w:t>
      </w:r>
      <w:proofErr w:type="spellEnd"/>
    </w:p>
    <w:p w:rsidR="00687BBA" w:rsidRDefault="00687BBA" w:rsidP="00687BBA">
      <w:pPr>
        <w:pStyle w:val="PlainText"/>
      </w:pPr>
      <w:r>
        <w:t xml:space="preserve">  </w:t>
      </w:r>
      <w:proofErr w:type="spellStart"/>
      <w:r>
        <w:t>ofs.storage_dir</w:t>
      </w:r>
      <w:proofErr w:type="spellEnd"/>
      <w:r>
        <w:t>=/home/</w:t>
      </w:r>
      <w:proofErr w:type="spellStart"/>
      <w:r>
        <w:t>yourname</w:t>
      </w:r>
      <w:proofErr w:type="spellEnd"/>
      <w:r>
        <w:t>/storage/</w:t>
      </w:r>
    </w:p>
    <w:p w:rsidR="00687BBA" w:rsidRDefault="00687BBA" w:rsidP="00687BBA">
      <w:pPr>
        <w:pStyle w:val="PlainText"/>
      </w:pPr>
      <w:r>
        <w:t xml:space="preserve">  </w:t>
      </w:r>
      <w:proofErr w:type="spellStart"/>
      <w:r>
        <w:t>ngds.deployment</w:t>
      </w:r>
      <w:proofErr w:type="spellEnd"/>
      <w:r>
        <w:t>=node</w:t>
      </w:r>
    </w:p>
    <w:p w:rsidR="00687BBA" w:rsidRDefault="00687BBA" w:rsidP="00687BBA">
      <w:pPr>
        <w:pStyle w:val="PlainText"/>
      </w:pPr>
      <w:r>
        <w:t xml:space="preserve">  </w:t>
      </w:r>
      <w:proofErr w:type="spellStart"/>
      <w:r>
        <w:t>ngds.default_group_name</w:t>
      </w:r>
      <w:proofErr w:type="spellEnd"/>
      <w:r>
        <w:t>=public</w:t>
      </w:r>
    </w:p>
    <w:p w:rsidR="00687BBA" w:rsidRDefault="00687BBA" w:rsidP="00687BBA">
      <w:pPr>
        <w:pStyle w:val="PlainText"/>
      </w:pPr>
      <w:r>
        <w:t xml:space="preserve">  </w:t>
      </w:r>
      <w:proofErr w:type="spellStart"/>
      <w:r>
        <w:t>ngds.logo_text</w:t>
      </w:r>
      <w:proofErr w:type="spellEnd"/>
      <w:r>
        <w:t>=CONTRIBUTING GEOTHERMAL DATA</w:t>
      </w:r>
    </w:p>
    <w:p w:rsidR="00687BBA" w:rsidRDefault="00687BBA" w:rsidP="00687BBA">
      <w:pPr>
        <w:pStyle w:val="PlainText"/>
      </w:pPr>
      <w:r>
        <w:t xml:space="preserve">  </w:t>
      </w:r>
      <w:proofErr w:type="spellStart"/>
      <w:r>
        <w:t>ngds.bulk_upload_dir</w:t>
      </w:r>
      <w:proofErr w:type="spellEnd"/>
      <w:r>
        <w:t>=/home/</w:t>
      </w:r>
      <w:proofErr w:type="spellStart"/>
      <w:r>
        <w:t>yourname</w:t>
      </w:r>
      <w:proofErr w:type="spellEnd"/>
      <w:r>
        <w:t>/upload</w:t>
      </w:r>
    </w:p>
    <w:p w:rsidR="00687BBA" w:rsidRDefault="00687BBA" w:rsidP="00687BBA">
      <w:pPr>
        <w:pStyle w:val="PlainText"/>
      </w:pPr>
      <w:r>
        <w:t xml:space="preserve">  ngds.facets_config=/home/yourname/pyenv/src/ckanext-ngds/facet-config.json</w:t>
      </w:r>
    </w:p>
    <w:p w:rsidR="00687BBA" w:rsidRDefault="00687BBA" w:rsidP="00687BBA">
      <w:pPr>
        <w:pStyle w:val="PlainText"/>
      </w:pPr>
    </w:p>
    <w:p w:rsidR="00126724" w:rsidRDefault="00126724" w:rsidP="00687BBA">
      <w:pPr>
        <w:pStyle w:val="PlainText"/>
      </w:pPr>
      <w:r>
        <w:t xml:space="preserve">## </w:t>
      </w:r>
      <w:proofErr w:type="spellStart"/>
      <w:proofErr w:type="gramStart"/>
      <w:r>
        <w:t>plugins</w:t>
      </w:r>
      <w:proofErr w:type="spellEnd"/>
      <w:proofErr w:type="gramEnd"/>
      <w:r>
        <w:t xml:space="preserve"> must be incrementally set during the installation!</w:t>
      </w:r>
    </w:p>
    <w:p w:rsidR="00126724" w:rsidRDefault="00126724" w:rsidP="00687BBA">
      <w:pPr>
        <w:pStyle w:val="PlainText"/>
      </w:pPr>
      <w:r>
        <w:t xml:space="preserve">## </w:t>
      </w:r>
      <w:proofErr w:type="gramStart"/>
      <w:r>
        <w:t>you</w:t>
      </w:r>
      <w:proofErr w:type="gramEnd"/>
      <w:r>
        <w:t xml:space="preserve"> can’t start out with the whole line</w:t>
      </w:r>
    </w:p>
    <w:p w:rsidR="00126724" w:rsidRDefault="00126724" w:rsidP="00687BBA">
      <w:pPr>
        <w:pStyle w:val="PlainText"/>
      </w:pPr>
      <w:r>
        <w:t xml:space="preserve">## </w:t>
      </w:r>
      <w:proofErr w:type="gramStart"/>
      <w:r>
        <w:t>also</w:t>
      </w:r>
      <w:proofErr w:type="gramEnd"/>
      <w:r>
        <w:t xml:space="preserve">, either set </w:t>
      </w:r>
      <w:proofErr w:type="spellStart"/>
      <w:r>
        <w:t>datastorer</w:t>
      </w:r>
      <w:proofErr w:type="spellEnd"/>
      <w:r>
        <w:t xml:space="preserve"> or harvest, but not both, depending on if</w:t>
      </w:r>
    </w:p>
    <w:p w:rsidR="00126724" w:rsidRDefault="00126724" w:rsidP="00687BBA">
      <w:pPr>
        <w:pStyle w:val="PlainText"/>
      </w:pPr>
      <w:r>
        <w:t xml:space="preserve">## </w:t>
      </w:r>
      <w:proofErr w:type="spellStart"/>
      <w:proofErr w:type="gramStart"/>
      <w:r>
        <w:t>ngds.deployment</w:t>
      </w:r>
      <w:proofErr w:type="spellEnd"/>
      <w:proofErr w:type="gramEnd"/>
      <w:r>
        <w:t xml:space="preserve"> is node or central</w:t>
      </w:r>
    </w:p>
    <w:p w:rsidR="00687BBA" w:rsidRDefault="00687BBA" w:rsidP="00687BBA">
      <w:pPr>
        <w:pStyle w:val="PlainText"/>
      </w:pPr>
      <w:r>
        <w:t xml:space="preserve">  </w:t>
      </w:r>
      <w:proofErr w:type="spellStart"/>
      <w:r>
        <w:t>ckan.plugins</w:t>
      </w:r>
      <w:proofErr w:type="spellEnd"/>
      <w:r>
        <w:t xml:space="preserve"> = </w:t>
      </w:r>
      <w:r w:rsidR="00126724" w:rsidRPr="00126724">
        <w:t xml:space="preserve">stats </w:t>
      </w:r>
      <w:proofErr w:type="spellStart"/>
      <w:r w:rsidR="00126724" w:rsidRPr="00126724">
        <w:t>json_preview</w:t>
      </w:r>
      <w:proofErr w:type="spellEnd"/>
      <w:r w:rsidR="00126724" w:rsidRPr="00126724">
        <w:t xml:space="preserve"> </w:t>
      </w:r>
      <w:proofErr w:type="spellStart"/>
      <w:r w:rsidR="00126724" w:rsidRPr="00126724">
        <w:t>recline_preview</w:t>
      </w:r>
      <w:proofErr w:type="spellEnd"/>
      <w:r w:rsidR="00126724" w:rsidRPr="00126724">
        <w:t xml:space="preserve"> </w:t>
      </w:r>
      <w:proofErr w:type="spellStart"/>
      <w:r w:rsidR="00126724" w:rsidRPr="00126724">
        <w:t>datastore</w:t>
      </w:r>
      <w:proofErr w:type="spellEnd"/>
      <w:r w:rsidR="00126724" w:rsidRPr="00126724">
        <w:t xml:space="preserve"> </w:t>
      </w:r>
      <w:proofErr w:type="spellStart"/>
      <w:r w:rsidR="00126724" w:rsidRPr="00126724">
        <w:t>datastorer</w:t>
      </w:r>
      <w:proofErr w:type="spellEnd"/>
      <w:r w:rsidR="00126724" w:rsidRPr="00126724">
        <w:t xml:space="preserve"> </w:t>
      </w:r>
      <w:proofErr w:type="spellStart"/>
      <w:r w:rsidR="00126724" w:rsidRPr="00126724">
        <w:t>ngdsui</w:t>
      </w:r>
      <w:proofErr w:type="spellEnd"/>
      <w:r w:rsidR="00126724" w:rsidRPr="00126724">
        <w:t xml:space="preserve"> </w:t>
      </w:r>
      <w:proofErr w:type="spellStart"/>
      <w:r w:rsidR="00126724" w:rsidRPr="00126724">
        <w:t>ckan_harvester</w:t>
      </w:r>
      <w:proofErr w:type="spellEnd"/>
      <w:r w:rsidR="00126724" w:rsidRPr="00126724">
        <w:t xml:space="preserve"> metadata </w:t>
      </w:r>
      <w:proofErr w:type="spellStart"/>
      <w:r w:rsidR="00126724" w:rsidRPr="00126724">
        <w:t>geoserver</w:t>
      </w:r>
      <w:proofErr w:type="spellEnd"/>
      <w:r w:rsidR="00126724" w:rsidRPr="00126724">
        <w:t xml:space="preserve"> </w:t>
      </w:r>
      <w:proofErr w:type="spellStart"/>
      <w:r w:rsidR="00126724" w:rsidRPr="00126724">
        <w:t>csw</w:t>
      </w:r>
      <w:proofErr w:type="spellEnd"/>
    </w:p>
    <w:p w:rsidR="00687BBA" w:rsidRDefault="00687BBA" w:rsidP="0078770F">
      <w:pPr>
        <w:pStyle w:val="NormalWeb"/>
        <w:shd w:val="clear" w:color="auto" w:fill="FFFFFF"/>
        <w:spacing w:before="136" w:beforeAutospacing="0" w:after="0" w:afterAutospacing="0" w:line="258" w:lineRule="atLeast"/>
      </w:pPr>
    </w:p>
    <w:sectPr w:rsidR="00687BBA" w:rsidSect="003C6771">
      <w:headerReference w:type="default" r:id="rId41"/>
      <w:footerReference w:type="default" r:id="rId42"/>
      <w:pgSz w:w="12240" w:h="15840" w:code="1"/>
      <w:pgMar w:top="979" w:right="1440" w:bottom="648"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Duane Nickull" w:date="2013-06-12T10:33:00Z" w:initials="DN">
    <w:p w:rsidR="007F4131" w:rsidRDefault="007F4131">
      <w:pPr>
        <w:pStyle w:val="CommentText"/>
      </w:pPr>
      <w:r>
        <w:rPr>
          <w:rStyle w:val="CommentReference"/>
        </w:rPr>
        <w:annotationRef/>
      </w:r>
      <w:r>
        <w:t xml:space="preserve">Will change for final release?  Minimum RAM </w:t>
      </w:r>
      <w:proofErr w:type="gramStart"/>
      <w:r>
        <w:t>is ????</w:t>
      </w:r>
      <w:proofErr w:type="gram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4131" w:rsidRDefault="007F4131">
      <w:r>
        <w:separator/>
      </w:r>
    </w:p>
  </w:endnote>
  <w:endnote w:type="continuationSeparator" w:id="0">
    <w:p w:rsidR="007F4131" w:rsidRDefault="007F413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ＭＳ 明朝">
    <w:charset w:val="4E"/>
    <w:family w:val="auto"/>
    <w:pitch w:val="variable"/>
    <w:sig w:usb0="E00002FF" w:usb1="6AC7FDFB" w:usb2="00000012" w:usb3="00000000" w:csb0="0002009F" w:csb1="00000000"/>
  </w:font>
  <w:font w:name="Helvetica">
    <w:panose1 w:val="020B0604020202020204"/>
    <w:charset w:val="00"/>
    <w:family w:val="swiss"/>
    <w:pitch w:val="variable"/>
    <w:sig w:usb0="20002A87" w:usb1="80000000" w:usb2="00000008"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131" w:rsidRDefault="007F4131" w:rsidP="00B36846">
    <w:pPr>
      <w:pStyle w:val="Footer"/>
      <w:spacing w:before="40"/>
      <w:jc w:val="center"/>
      <w:rPr>
        <w:rFonts w:cs="Arial"/>
        <w:sz w:val="14"/>
        <w:szCs w:val="14"/>
      </w:rPr>
    </w:pPr>
    <w:r>
      <w:rPr>
        <w:rFonts w:cs="Arial"/>
        <w:noProof/>
        <w:sz w:val="14"/>
        <w:szCs w:val="14"/>
      </w:rPr>
      <w:pict>
        <v:line id="Line 7" o:spid="_x0000_s4100" style="position:absolute;left:0;text-align:left;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5pt,.65pt" to="450.05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" strokeweight="2.25pt"/>
      </w:pict>
    </w:r>
  </w:p>
  <w:p w:rsidR="007F4131" w:rsidRPr="00DF2171" w:rsidRDefault="007F4131" w:rsidP="00B36846">
    <w:pPr>
      <w:pStyle w:val="Footer"/>
      <w:spacing w:before="40"/>
      <w:jc w:val="center"/>
      <w:rPr>
        <w:rFonts w:cs="Arial"/>
        <w:sz w:val="18"/>
        <w:szCs w:val="18"/>
      </w:rPr>
    </w:pPr>
    <w:r>
      <w:rPr>
        <w:rFonts w:cs="Arial"/>
        <w:sz w:val="14"/>
        <w:szCs w:val="14"/>
      </w:rPr>
      <w:t>Copyright © Siemens Corporation, Corporate Technology. 2013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131" w:rsidRDefault="007F4131" w:rsidP="001C1C88">
    <w:pPr>
      <w:tabs>
        <w:tab w:val="left" w:pos="3600"/>
        <w:tab w:val="right" w:pos="9180"/>
      </w:tabs>
    </w:pPr>
    <w:r w:rsidRPr="000E487C">
      <w:rPr>
        <w:b/>
        <w:i/>
        <w:noProof/>
        <w:sz w:val="18"/>
        <w:szCs w:val="18"/>
      </w:rPr>
      <w:pict>
        <v:line id="Line 9" o:spid="_x0000_s4098"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05pt" to="468pt,6.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" strokeweight="2.25pt"/>
      </w:pict>
    </w:r>
  </w:p>
  <w:p w:rsidR="007F4131" w:rsidRPr="000B2F70" w:rsidRDefault="007F4131" w:rsidP="000B2F70">
    <w:pPr>
      <w:pStyle w:val="Footer"/>
      <w:spacing w:before="40"/>
      <w:jc w:val="center"/>
      <w:rPr>
        <w:rFonts w:cs="Arial"/>
        <w:sz w:val="16"/>
        <w:szCs w:val="16"/>
      </w:rPr>
    </w:pPr>
    <w:r w:rsidRPr="000B2F70">
      <w:rPr>
        <w:sz w:val="16"/>
        <w:szCs w:val="16"/>
      </w:rPr>
      <w:t xml:space="preserve">Page </w:t>
    </w:r>
    <w:r w:rsidRPr="000B2F70">
      <w:rPr>
        <w:sz w:val="16"/>
        <w:szCs w:val="16"/>
      </w:rPr>
      <w:fldChar w:fldCharType="begin"/>
    </w:r>
    <w:r w:rsidRPr="000B2F70">
      <w:rPr>
        <w:sz w:val="16"/>
        <w:szCs w:val="16"/>
      </w:rPr>
      <w:instrText xml:space="preserve"> PAGE </w:instrText>
    </w:r>
    <w:r w:rsidRPr="000B2F70">
      <w:rPr>
        <w:sz w:val="16"/>
        <w:szCs w:val="16"/>
      </w:rPr>
      <w:fldChar w:fldCharType="separate"/>
    </w:r>
    <w:r w:rsidR="00751017">
      <w:rPr>
        <w:noProof/>
        <w:sz w:val="16"/>
        <w:szCs w:val="16"/>
      </w:rPr>
      <w:t>2</w:t>
    </w:r>
    <w:r w:rsidRPr="000B2F70">
      <w:rPr>
        <w:sz w:val="16"/>
        <w:szCs w:val="16"/>
      </w:rPr>
      <w:fldChar w:fldCharType="end"/>
    </w:r>
    <w:r w:rsidRPr="000B2F70">
      <w:rPr>
        <w:sz w:val="16"/>
        <w:szCs w:val="16"/>
      </w:rPr>
      <w:t xml:space="preserve"> of </w:t>
    </w:r>
    <w:r w:rsidRPr="000B2F70">
      <w:rPr>
        <w:sz w:val="16"/>
        <w:szCs w:val="16"/>
      </w:rPr>
      <w:fldChar w:fldCharType="begin"/>
    </w:r>
    <w:r w:rsidRPr="000B2F70">
      <w:rPr>
        <w:sz w:val="16"/>
        <w:szCs w:val="16"/>
      </w:rPr>
      <w:instrText xml:space="preserve"> NUMPAGES </w:instrText>
    </w:r>
    <w:r w:rsidRPr="000B2F70">
      <w:rPr>
        <w:sz w:val="16"/>
        <w:szCs w:val="16"/>
      </w:rPr>
      <w:fldChar w:fldCharType="separate"/>
    </w:r>
    <w:r w:rsidR="00751017">
      <w:rPr>
        <w:noProof/>
        <w:sz w:val="16"/>
        <w:szCs w:val="16"/>
      </w:rPr>
      <w:t>31</w:t>
    </w:r>
    <w:r w:rsidRPr="000B2F70">
      <w:rPr>
        <w:sz w:val="16"/>
        <w:szCs w:val="16"/>
      </w:rPr>
      <w:fldChar w:fldCharType="end"/>
    </w:r>
  </w:p>
  <w:p w:rsidR="007F4131" w:rsidRDefault="007F4131" w:rsidP="001C1C88">
    <w:pPr>
      <w:tabs>
        <w:tab w:val="left" w:pos="3600"/>
        <w:tab w:val="right" w:pos="9180"/>
      </w:tabs>
      <w:jc w:val="center"/>
      <w:rPr>
        <w:sz w:val="16"/>
        <w:szCs w:val="16"/>
      </w:rPr>
    </w:pPr>
  </w:p>
  <w:p w:rsidR="007F4131" w:rsidRPr="00DC47CD" w:rsidRDefault="007F4131" w:rsidP="00FB04FB">
    <w:pPr>
      <w:pStyle w:val="Footer"/>
      <w:spacing w:before="40"/>
      <w:jc w:val="center"/>
      <w:rPr>
        <w:sz w:val="14"/>
        <w:szCs w:val="14"/>
      </w:rPr>
    </w:pPr>
    <w:r w:rsidRPr="00DC47CD">
      <w:rPr>
        <w:sz w:val="14"/>
        <w:szCs w:val="14"/>
      </w:rPr>
      <w:t>Copyright © Siemens Corporate Research. 2010 All Rights Reserved</w:t>
    </w:r>
  </w:p>
  <w:p w:rsidR="007F4131" w:rsidRDefault="007F4131" w:rsidP="001C1C88">
    <w:pPr>
      <w:tabs>
        <w:tab w:val="left" w:pos="3600"/>
        <w:tab w:val="right" w:pos="9180"/>
      </w:tabs>
      <w:jc w:val="center"/>
      <w:rPr>
        <w:sz w:val="16"/>
        <w:szCs w:val="16"/>
      </w:rPr>
    </w:pPr>
  </w:p>
  <w:p w:rsidR="007F4131" w:rsidRPr="001C1C88" w:rsidRDefault="007F4131" w:rsidP="001C1C88">
    <w:pPr>
      <w:tabs>
        <w:tab w:val="left" w:pos="3600"/>
        <w:tab w:val="right" w:pos="9180"/>
      </w:tabs>
      <w:rPr>
        <w:rFonts w:cs="Arial"/>
        <w:b/>
        <w:bCs/>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131" w:rsidRPr="00B36846" w:rsidRDefault="007F4131" w:rsidP="00437C16">
    <w:pPr>
      <w:pStyle w:val="Footer"/>
      <w:pBdr>
        <w:top w:val="single" w:sz="18" w:space="0" w:color="auto"/>
      </w:pBdr>
      <w:tabs>
        <w:tab w:val="clear" w:pos="4320"/>
        <w:tab w:val="clear" w:pos="8640"/>
        <w:tab w:val="center" w:pos="4680"/>
        <w:tab w:val="right" w:pos="9360"/>
      </w:tabs>
      <w:jc w:val="center"/>
      <w:rPr>
        <w:rFonts w:cs="Arial"/>
        <w:i/>
        <w:color w:val="0000FF"/>
        <w:sz w:val="16"/>
        <w:szCs w:val="16"/>
      </w:rPr>
    </w:pPr>
    <w:r w:rsidRPr="00B36846">
      <w:rPr>
        <w:rStyle w:val="PageNumber"/>
        <w:sz w:val="16"/>
        <w:szCs w:val="16"/>
      </w:rPr>
      <w:t xml:space="preserve">Page </w:t>
    </w:r>
    <w:r w:rsidRPr="00B36846">
      <w:rPr>
        <w:rStyle w:val="PageNumber"/>
        <w:sz w:val="16"/>
        <w:szCs w:val="16"/>
      </w:rPr>
      <w:fldChar w:fldCharType="begin"/>
    </w:r>
    <w:r w:rsidRPr="00B36846">
      <w:rPr>
        <w:rStyle w:val="PageNumber"/>
        <w:sz w:val="16"/>
        <w:szCs w:val="16"/>
      </w:rPr>
      <w:instrText xml:space="preserve"> PAGE </w:instrText>
    </w:r>
    <w:r w:rsidRPr="00B36846">
      <w:rPr>
        <w:rStyle w:val="PageNumber"/>
        <w:sz w:val="16"/>
        <w:szCs w:val="16"/>
      </w:rPr>
      <w:fldChar w:fldCharType="separate"/>
    </w:r>
    <w:r w:rsidR="00751017">
      <w:rPr>
        <w:rStyle w:val="PageNumber"/>
        <w:noProof/>
        <w:sz w:val="16"/>
        <w:szCs w:val="16"/>
      </w:rPr>
      <w:t>3</w:t>
    </w:r>
    <w:r w:rsidRPr="00B36846">
      <w:rPr>
        <w:rStyle w:val="PageNumber"/>
        <w:sz w:val="16"/>
        <w:szCs w:val="16"/>
      </w:rPr>
      <w:fldChar w:fldCharType="end"/>
    </w:r>
    <w:r w:rsidRPr="00B36846">
      <w:rPr>
        <w:rStyle w:val="PageNumber"/>
        <w:sz w:val="16"/>
        <w:szCs w:val="16"/>
      </w:rPr>
      <w:t xml:space="preserve"> of </w:t>
    </w:r>
    <w:r w:rsidRPr="00B36846">
      <w:rPr>
        <w:rStyle w:val="PageNumber"/>
        <w:sz w:val="16"/>
        <w:szCs w:val="16"/>
      </w:rPr>
      <w:fldChar w:fldCharType="begin"/>
    </w:r>
    <w:r w:rsidRPr="00B36846">
      <w:rPr>
        <w:rStyle w:val="PageNumber"/>
        <w:sz w:val="16"/>
        <w:szCs w:val="16"/>
      </w:rPr>
      <w:instrText xml:space="preserve"> NUMPAGES </w:instrText>
    </w:r>
    <w:r w:rsidRPr="00B36846">
      <w:rPr>
        <w:rStyle w:val="PageNumber"/>
        <w:sz w:val="16"/>
        <w:szCs w:val="16"/>
      </w:rPr>
      <w:fldChar w:fldCharType="separate"/>
    </w:r>
    <w:r w:rsidR="00751017">
      <w:rPr>
        <w:rStyle w:val="PageNumber"/>
        <w:noProof/>
        <w:sz w:val="16"/>
        <w:szCs w:val="16"/>
      </w:rPr>
      <w:t>31</w:t>
    </w:r>
    <w:r w:rsidRPr="00B36846">
      <w:rPr>
        <w:rStyle w:val="PageNumber"/>
        <w:sz w:val="16"/>
        <w:szCs w:val="16"/>
      </w:rPr>
      <w:fldChar w:fldCharType="end"/>
    </w:r>
  </w:p>
  <w:p w:rsidR="007F4131" w:rsidRDefault="007F4131" w:rsidP="00B36846">
    <w:pPr>
      <w:pStyle w:val="Footer"/>
      <w:spacing w:before="40"/>
      <w:jc w:val="center"/>
      <w:rPr>
        <w:rFonts w:cs="Arial"/>
        <w:sz w:val="14"/>
        <w:szCs w:val="14"/>
      </w:rPr>
    </w:pPr>
  </w:p>
  <w:p w:rsidR="007F4131" w:rsidRPr="00DF2171" w:rsidRDefault="007F4131" w:rsidP="00B36846">
    <w:pPr>
      <w:pStyle w:val="Footer"/>
      <w:spacing w:before="40"/>
      <w:jc w:val="center"/>
      <w:rPr>
        <w:rFonts w:cs="Arial"/>
        <w:sz w:val="18"/>
        <w:szCs w:val="18"/>
      </w:rPr>
    </w:pPr>
    <w:r>
      <w:rPr>
        <w:rFonts w:cs="Arial"/>
        <w:sz w:val="14"/>
        <w:szCs w:val="14"/>
      </w:rPr>
      <w:t>Copyright © Siemens Corporation, Corporate Technology. 2013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4131" w:rsidRDefault="007F4131">
      <w:r>
        <w:separator/>
      </w:r>
    </w:p>
  </w:footnote>
  <w:footnote w:type="continuationSeparator" w:id="0">
    <w:p w:rsidR="007F4131" w:rsidRDefault="007F413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131" w:rsidRDefault="007F4131" w:rsidP="00B36846">
    <w:pPr>
      <w:tabs>
        <w:tab w:val="left" w:pos="3600"/>
        <w:tab w:val="right" w:pos="9180"/>
      </w:tabs>
      <w:rPr>
        <w:rFonts w:cs="Arial"/>
        <w:b/>
        <w:bCs/>
        <w:sz w:val="24"/>
        <w:szCs w:val="24"/>
      </w:rPr>
    </w:pPr>
    <w:r>
      <w:rPr>
        <w:rFonts w:cs="Arial"/>
        <w:b/>
        <w:bCs/>
        <w:noProof/>
        <w:sz w:val="24"/>
        <w:szCs w:val="24"/>
      </w:rPr>
      <w:drawing>
        <wp:inline distT="0" distB="0" distL="0" distR="0">
          <wp:extent cx="1400175" cy="219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1400175" cy="219075"/>
                  </a:xfrm>
                  <a:prstGeom prst="rect">
                    <a:avLst/>
                  </a:prstGeom>
                  <a:noFill/>
                  <a:ln w="9525">
                    <a:noFill/>
                    <a:miter lim="800000"/>
                    <a:headEnd/>
                    <a:tailEnd/>
                  </a:ln>
                </pic:spPr>
              </pic:pic>
            </a:graphicData>
          </a:graphic>
        </wp:inline>
      </w:drawing>
    </w:r>
  </w:p>
  <w:p w:rsidR="007F4131" w:rsidRPr="00B36846" w:rsidRDefault="007F4131" w:rsidP="00B36846">
    <w:pPr>
      <w:pStyle w:val="Header"/>
      <w:jc w:val="right"/>
      <w:rPr>
        <w:b/>
        <w:i/>
        <w:sz w:val="18"/>
        <w:szCs w:val="18"/>
      </w:rPr>
    </w:pPr>
    <w:r>
      <w:rPr>
        <w:b/>
        <w:i/>
        <w:noProof/>
        <w:sz w:val="18"/>
        <w:szCs w:val="18"/>
      </w:rPr>
      <w:pict>
        <v:line id="Line 6" o:spid="_x0000_s4101"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7pt" to="6in,1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" strokeweight="2.25pt"/>
      </w:pict>
    </w:r>
  </w:p>
  <w:p w:rsidR="007F4131" w:rsidRPr="00476FD5" w:rsidRDefault="007F4131" w:rsidP="00B36846">
    <w:pPr>
      <w:tabs>
        <w:tab w:val="left" w:pos="3600"/>
        <w:tab w:val="right" w:pos="9180"/>
      </w:tabs>
      <w:rPr>
        <w:rFonts w:cs="Arial"/>
        <w:b/>
        <w:bCs/>
        <w:sz w:val="24"/>
        <w:szCs w:val="24"/>
      </w:rPr>
    </w:pPr>
    <w:r>
      <w:rPr>
        <w:rFonts w:cs="Arial"/>
        <w:b/>
        <w:bCs/>
        <w:sz w:val="24"/>
        <w:szCs w:val="24"/>
      </w:rPr>
      <w:tab/>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131" w:rsidRDefault="007F4131" w:rsidP="001C1C88">
    <w:pPr>
      <w:tabs>
        <w:tab w:val="left" w:pos="3600"/>
        <w:tab w:val="right" w:pos="9180"/>
      </w:tabs>
      <w:rPr>
        <w:rFonts w:cs="Arial"/>
        <w:b/>
        <w:bCs/>
        <w:sz w:val="24"/>
        <w:szCs w:val="24"/>
      </w:rPr>
    </w:pPr>
  </w:p>
  <w:p w:rsidR="007F4131" w:rsidRPr="00B36846" w:rsidRDefault="007F4131" w:rsidP="001C1C88">
    <w:pPr>
      <w:pStyle w:val="Header"/>
      <w:jc w:val="right"/>
      <w:rPr>
        <w:b/>
        <w:i/>
        <w:sz w:val="18"/>
        <w:szCs w:val="18"/>
      </w:rPr>
    </w:pPr>
    <w:r>
      <w:rPr>
        <w:b/>
        <w:i/>
        <w:sz w:val="18"/>
        <w:szCs w:val="18"/>
      </w:rPr>
      <w:t>Geothermal Data Aggregation</w:t>
    </w:r>
  </w:p>
  <w:p w:rsidR="007F4131" w:rsidRPr="001C1C88" w:rsidRDefault="007F4131" w:rsidP="001C1C88">
    <w:pPr>
      <w:tabs>
        <w:tab w:val="left" w:pos="3600"/>
        <w:tab w:val="right" w:pos="9180"/>
      </w:tabs>
      <w:rPr>
        <w:rFonts w:cs="Arial"/>
        <w:b/>
        <w:bCs/>
        <w:sz w:val="24"/>
        <w:szCs w:val="24"/>
      </w:rPr>
    </w:pPr>
    <w:r w:rsidRPr="000E487C">
      <w:rPr>
        <w:b/>
        <w:i/>
        <w:noProof/>
        <w:sz w:val="18"/>
        <w:szCs w:val="18"/>
      </w:rPr>
      <w:pict>
        <v:line id="Line 8" o:spid="_x0000_s4099"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pt" to="468pt,1.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" strokeweight="2.25pt"/>
      </w:pict>
    </w:r>
    <w: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131" w:rsidRDefault="007F4131" w:rsidP="00B36846">
    <w:pPr>
      <w:tabs>
        <w:tab w:val="left" w:pos="3600"/>
        <w:tab w:val="right" w:pos="9180"/>
      </w:tabs>
      <w:rPr>
        <w:rFonts w:cs="Arial"/>
        <w:b/>
        <w:bCs/>
        <w:sz w:val="24"/>
        <w:szCs w:val="24"/>
      </w:rPr>
    </w:pPr>
    <w:r>
      <w:rPr>
        <w:rFonts w:cs="Arial"/>
        <w:b/>
        <w:bCs/>
        <w:noProof/>
        <w:sz w:val="24"/>
        <w:szCs w:val="24"/>
      </w:rPr>
      <w:drawing>
        <wp:inline distT="0" distB="0" distL="0" distR="0">
          <wp:extent cx="1400175" cy="2190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srcRect/>
                  <a:stretch>
                    <a:fillRect/>
                  </a:stretch>
                </pic:blipFill>
                <pic:spPr bwMode="auto">
                  <a:xfrm>
                    <a:off x="0" y="0"/>
                    <a:ext cx="1400175" cy="219075"/>
                  </a:xfrm>
                  <a:prstGeom prst="rect">
                    <a:avLst/>
                  </a:prstGeom>
                  <a:noFill/>
                  <a:ln w="9525">
                    <a:noFill/>
                    <a:miter lim="800000"/>
                    <a:headEnd/>
                    <a:tailEnd/>
                  </a:ln>
                </pic:spPr>
              </pic:pic>
            </a:graphicData>
          </a:graphic>
        </wp:inline>
      </w:drawing>
    </w:r>
    <w:r>
      <w:rPr>
        <w:rFonts w:cs="Arial"/>
        <w:b/>
        <w:bCs/>
        <w:sz w:val="24"/>
        <w:szCs w:val="24"/>
      </w:rPr>
      <w:tab/>
      <w:t xml:space="preserve">        </w:t>
    </w:r>
  </w:p>
  <w:p w:rsidR="007F4131" w:rsidRPr="00B36846" w:rsidRDefault="007F4131" w:rsidP="00B36846">
    <w:pPr>
      <w:pStyle w:val="Header"/>
      <w:jc w:val="right"/>
      <w:rPr>
        <w:b/>
        <w:i/>
        <w:sz w:val="18"/>
        <w:szCs w:val="18"/>
      </w:rPr>
    </w:pPr>
    <w:r>
      <w:rPr>
        <w:b/>
        <w:i/>
        <w:sz w:val="18"/>
        <w:szCs w:val="18"/>
      </w:rPr>
      <w:t>Geothermal Data Aggregation</w:t>
    </w:r>
  </w:p>
  <w:p w:rsidR="007F4131" w:rsidRPr="00476FD5" w:rsidRDefault="007F4131" w:rsidP="00B36846">
    <w:pPr>
      <w:tabs>
        <w:tab w:val="left" w:pos="3600"/>
        <w:tab w:val="right" w:pos="9180"/>
      </w:tabs>
      <w:rPr>
        <w:rFonts w:cs="Arial"/>
        <w:b/>
        <w:bCs/>
        <w:sz w:val="24"/>
        <w:szCs w:val="24"/>
      </w:rPr>
    </w:pPr>
    <w:r w:rsidRPr="000E487C">
      <w:rPr>
        <w:b/>
        <w:i/>
        <w:noProof/>
        <w:sz w:val="18"/>
        <w:szCs w:val="18"/>
      </w:rPr>
      <w:pict>
        <v:line id="Line 4" o:spid="_x0000_s4097"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46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" strokeweight="2.25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94A65"/>
    <w:multiLevelType w:val="hybridMultilevel"/>
    <w:tmpl w:val="66E624B0"/>
    <w:lvl w:ilvl="0" w:tplc="42C02F7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14FBA"/>
    <w:multiLevelType w:val="hybridMultilevel"/>
    <w:tmpl w:val="C3F2D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195597"/>
    <w:multiLevelType w:val="hybridMultilevel"/>
    <w:tmpl w:val="B8F04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0E5B2F"/>
    <w:multiLevelType w:val="multilevel"/>
    <w:tmpl w:val="C15C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1D1F34"/>
    <w:multiLevelType w:val="hybridMultilevel"/>
    <w:tmpl w:val="AFCE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23004"/>
    <w:multiLevelType w:val="multilevel"/>
    <w:tmpl w:val="8024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3802A4"/>
    <w:multiLevelType w:val="hybridMultilevel"/>
    <w:tmpl w:val="C15219CE"/>
    <w:lvl w:ilvl="0" w:tplc="AECC7CB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A34846"/>
    <w:multiLevelType w:val="multilevel"/>
    <w:tmpl w:val="CBCC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7571F4"/>
    <w:multiLevelType w:val="hybridMultilevel"/>
    <w:tmpl w:val="B8F04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A229CA"/>
    <w:multiLevelType w:val="multilevel"/>
    <w:tmpl w:val="12DE415E"/>
    <w:styleLink w:val="StyleNumbered"/>
    <w:lvl w:ilvl="0">
      <w:start w:val="1"/>
      <w:numFmt w:val="decimal"/>
      <w:lvlText w:val="[%1]"/>
      <w:lvlJc w:val="left"/>
      <w:pPr>
        <w:tabs>
          <w:tab w:val="num" w:pos="607"/>
        </w:tabs>
        <w:ind w:left="607" w:hanging="607"/>
      </w:pPr>
      <w:rPr>
        <w:rFonts w:ascii="Arial" w:hAnsi="Arial" w:hint="default"/>
        <w:sz w:val="22"/>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nsid w:val="5099322C"/>
    <w:multiLevelType w:val="hybridMultilevel"/>
    <w:tmpl w:val="201085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C66185"/>
    <w:multiLevelType w:val="multilevel"/>
    <w:tmpl w:val="26A2595C"/>
    <w:lvl w:ilvl="0">
      <w:start w:val="1"/>
      <w:numFmt w:val="decimal"/>
      <w:pStyle w:val="Heading1"/>
      <w:lvlText w:val="%1"/>
      <w:lvlJc w:val="left"/>
      <w:pPr>
        <w:tabs>
          <w:tab w:val="num" w:pos="432"/>
        </w:tabs>
        <w:ind w:left="432" w:hanging="432"/>
      </w:pPr>
      <w:rPr>
        <w:rFonts w:ascii="Arial" w:hAnsi="Arial" w:hint="default"/>
        <w:b/>
        <w:i w:val="0"/>
        <w:sz w:val="2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4"/>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nsid w:val="6E4F2535"/>
    <w:multiLevelType w:val="multilevel"/>
    <w:tmpl w:val="CF3E011C"/>
    <w:lvl w:ilvl="0">
      <w:start w:val="1"/>
      <w:numFmt w:val="decimal"/>
      <w:lvlText w:val="%1"/>
      <w:lvlJc w:val="left"/>
      <w:pPr>
        <w:tabs>
          <w:tab w:val="num" w:pos="432"/>
        </w:tabs>
        <w:ind w:left="432" w:hanging="432"/>
      </w:pPr>
      <w:rPr>
        <w:rFonts w:hint="default"/>
        <w:b/>
        <w:i w:val="0"/>
        <w:sz w:val="28"/>
      </w:rPr>
    </w:lvl>
    <w:lvl w:ilvl="1">
      <w:start w:val="1"/>
      <w:numFmt w:val="decimal"/>
      <w:pStyle w:val="AppendixA1"/>
      <w:lvlText w:val="%2.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noProof w:val="0"/>
        <w:vanish w:val="0"/>
        <w:spacing w:val="0"/>
        <w:kern w:val="0"/>
        <w:position w:val="0"/>
        <w:u w:val="none"/>
        <w:vertAlign w:val="baseline"/>
        <w:em w:val="none"/>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2"/>
  </w:num>
  <w:num w:numId="2">
    <w:abstractNumId w:val="11"/>
  </w:num>
  <w:num w:numId="3">
    <w:abstractNumId w:val="9"/>
  </w:num>
  <w:num w:numId="4">
    <w:abstractNumId w:val="4"/>
  </w:num>
  <w:num w:numId="5">
    <w:abstractNumId w:val="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11"/>
  </w:num>
  <w:num w:numId="14">
    <w:abstractNumId w:val="0"/>
  </w:num>
  <w:num w:numId="15">
    <w:abstractNumId w:val="6"/>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7"/>
  </w:num>
  <w:num w:numId="25">
    <w:abstractNumId w:val="11"/>
  </w:num>
  <w:num w:numId="26">
    <w:abstractNumId w:val="5"/>
  </w:num>
  <w:num w:numId="27">
    <w:abstractNumId w:val="11"/>
  </w:num>
  <w:num w:numId="28">
    <w:abstractNumId w:val="3"/>
  </w:num>
  <w:num w:numId="29">
    <w:abstractNumId w:val="11"/>
  </w:num>
  <w:num w:numId="30">
    <w:abstractNumId w:val="11"/>
  </w:num>
  <w:num w:numId="31">
    <w:abstractNumId w:val="10"/>
  </w:num>
  <w:num w:numId="32">
    <w:abstractNumId w:val="2"/>
  </w:num>
  <w:num w:numId="33">
    <w:abstractNumId w:val="8"/>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gutterAtTop/>
  <w:proofState w:spelling="clean" w:grammar="clean"/>
  <w:stylePaneFormatFilter w:val="3F01"/>
  <w:defaultTabStop w:val="720"/>
  <w:drawingGridHorizontalSpacing w:val="110"/>
  <w:displayHorizontalDrawingGridEvery w:val="2"/>
  <w:characterSpacingControl w:val="doNotCompress"/>
  <w:hdrShapeDefaults>
    <o:shapedefaults v:ext="edit" spidmax="4102"/>
    <o:shapelayout v:ext="edit">
      <o:idmap v:ext="edit" data="4"/>
    </o:shapelayout>
  </w:hdrShapeDefaults>
  <w:footnotePr>
    <w:footnote w:id="-1"/>
    <w:footnote w:id="0"/>
  </w:footnotePr>
  <w:endnotePr>
    <w:endnote w:id="-1"/>
    <w:endnote w:id="0"/>
  </w:endnotePr>
  <w:compat/>
  <w:rsids>
    <w:rsidRoot w:val="00B36846"/>
    <w:rsid w:val="000011EB"/>
    <w:rsid w:val="0000300D"/>
    <w:rsid w:val="000036C8"/>
    <w:rsid w:val="00004406"/>
    <w:rsid w:val="000052CE"/>
    <w:rsid w:val="00006402"/>
    <w:rsid w:val="000244E8"/>
    <w:rsid w:val="0002701D"/>
    <w:rsid w:val="000355DB"/>
    <w:rsid w:val="0003700E"/>
    <w:rsid w:val="000378A2"/>
    <w:rsid w:val="00042BDE"/>
    <w:rsid w:val="0004427A"/>
    <w:rsid w:val="00046986"/>
    <w:rsid w:val="00047449"/>
    <w:rsid w:val="000556BA"/>
    <w:rsid w:val="00066A15"/>
    <w:rsid w:val="00072DB1"/>
    <w:rsid w:val="00075089"/>
    <w:rsid w:val="00077942"/>
    <w:rsid w:val="000802A0"/>
    <w:rsid w:val="0008639B"/>
    <w:rsid w:val="00086557"/>
    <w:rsid w:val="000955EE"/>
    <w:rsid w:val="000A23B5"/>
    <w:rsid w:val="000A474B"/>
    <w:rsid w:val="000B0AF0"/>
    <w:rsid w:val="000B2F70"/>
    <w:rsid w:val="000B5646"/>
    <w:rsid w:val="000B7155"/>
    <w:rsid w:val="000B7A70"/>
    <w:rsid w:val="000C087F"/>
    <w:rsid w:val="000C0946"/>
    <w:rsid w:val="000C317C"/>
    <w:rsid w:val="000D0302"/>
    <w:rsid w:val="000D0C6D"/>
    <w:rsid w:val="000D3A39"/>
    <w:rsid w:val="000D3D65"/>
    <w:rsid w:val="000D536C"/>
    <w:rsid w:val="000D5550"/>
    <w:rsid w:val="000D6CC7"/>
    <w:rsid w:val="000D7BA9"/>
    <w:rsid w:val="000D7F73"/>
    <w:rsid w:val="000E06DF"/>
    <w:rsid w:val="000E12F8"/>
    <w:rsid w:val="000E33F2"/>
    <w:rsid w:val="000E487C"/>
    <w:rsid w:val="000E4F5A"/>
    <w:rsid w:val="000E738B"/>
    <w:rsid w:val="000F0094"/>
    <w:rsid w:val="000F0A93"/>
    <w:rsid w:val="000F1E3A"/>
    <w:rsid w:val="000F58AB"/>
    <w:rsid w:val="0010108E"/>
    <w:rsid w:val="001047EC"/>
    <w:rsid w:val="001079E0"/>
    <w:rsid w:val="00111BDC"/>
    <w:rsid w:val="00111E51"/>
    <w:rsid w:val="001129ED"/>
    <w:rsid w:val="0011728C"/>
    <w:rsid w:val="001178FD"/>
    <w:rsid w:val="00117A2A"/>
    <w:rsid w:val="00122887"/>
    <w:rsid w:val="00125E64"/>
    <w:rsid w:val="00126652"/>
    <w:rsid w:val="00126724"/>
    <w:rsid w:val="00130113"/>
    <w:rsid w:val="001302B0"/>
    <w:rsid w:val="001324B1"/>
    <w:rsid w:val="00132B56"/>
    <w:rsid w:val="00134C40"/>
    <w:rsid w:val="0013624C"/>
    <w:rsid w:val="00137EE5"/>
    <w:rsid w:val="00142101"/>
    <w:rsid w:val="001425F0"/>
    <w:rsid w:val="0015020F"/>
    <w:rsid w:val="00150AE4"/>
    <w:rsid w:val="00155BBC"/>
    <w:rsid w:val="0015788F"/>
    <w:rsid w:val="0016046A"/>
    <w:rsid w:val="0016190C"/>
    <w:rsid w:val="00165227"/>
    <w:rsid w:val="001663FB"/>
    <w:rsid w:val="00166605"/>
    <w:rsid w:val="00182100"/>
    <w:rsid w:val="00183E13"/>
    <w:rsid w:val="00191FD0"/>
    <w:rsid w:val="00196240"/>
    <w:rsid w:val="001A0BFA"/>
    <w:rsid w:val="001A1544"/>
    <w:rsid w:val="001A7D37"/>
    <w:rsid w:val="001B3EC4"/>
    <w:rsid w:val="001B4048"/>
    <w:rsid w:val="001B4324"/>
    <w:rsid w:val="001B4815"/>
    <w:rsid w:val="001C0332"/>
    <w:rsid w:val="001C06FC"/>
    <w:rsid w:val="001C1283"/>
    <w:rsid w:val="001C1C88"/>
    <w:rsid w:val="001C4E20"/>
    <w:rsid w:val="001C7AFD"/>
    <w:rsid w:val="001D7783"/>
    <w:rsid w:val="001E0C0D"/>
    <w:rsid w:val="001E32D0"/>
    <w:rsid w:val="001E3AE6"/>
    <w:rsid w:val="001E5B68"/>
    <w:rsid w:val="001F3FB3"/>
    <w:rsid w:val="001F593B"/>
    <w:rsid w:val="001F6571"/>
    <w:rsid w:val="001F696A"/>
    <w:rsid w:val="0020097A"/>
    <w:rsid w:val="002019F2"/>
    <w:rsid w:val="00201DE9"/>
    <w:rsid w:val="00211ECF"/>
    <w:rsid w:val="00211FCC"/>
    <w:rsid w:val="00213A2A"/>
    <w:rsid w:val="002152FC"/>
    <w:rsid w:val="00217461"/>
    <w:rsid w:val="00222474"/>
    <w:rsid w:val="00222591"/>
    <w:rsid w:val="00225F39"/>
    <w:rsid w:val="002274DB"/>
    <w:rsid w:val="0023111A"/>
    <w:rsid w:val="00231AB7"/>
    <w:rsid w:val="00232C24"/>
    <w:rsid w:val="00236185"/>
    <w:rsid w:val="00241B56"/>
    <w:rsid w:val="00241C77"/>
    <w:rsid w:val="0024533A"/>
    <w:rsid w:val="002461F5"/>
    <w:rsid w:val="00246A0D"/>
    <w:rsid w:val="00246BA4"/>
    <w:rsid w:val="00255A0A"/>
    <w:rsid w:val="00260075"/>
    <w:rsid w:val="0026367F"/>
    <w:rsid w:val="002648F4"/>
    <w:rsid w:val="0026574A"/>
    <w:rsid w:val="00271885"/>
    <w:rsid w:val="002774E0"/>
    <w:rsid w:val="00277CAA"/>
    <w:rsid w:val="002829E2"/>
    <w:rsid w:val="002837FE"/>
    <w:rsid w:val="002859A3"/>
    <w:rsid w:val="0028778A"/>
    <w:rsid w:val="00290591"/>
    <w:rsid w:val="002907C1"/>
    <w:rsid w:val="00290C6C"/>
    <w:rsid w:val="0029253F"/>
    <w:rsid w:val="00292579"/>
    <w:rsid w:val="00292C80"/>
    <w:rsid w:val="00296DD0"/>
    <w:rsid w:val="002A4919"/>
    <w:rsid w:val="002A537B"/>
    <w:rsid w:val="002A5AF3"/>
    <w:rsid w:val="002A6683"/>
    <w:rsid w:val="002A746B"/>
    <w:rsid w:val="002A7784"/>
    <w:rsid w:val="002B084A"/>
    <w:rsid w:val="002B0C2F"/>
    <w:rsid w:val="002B103D"/>
    <w:rsid w:val="002B40B3"/>
    <w:rsid w:val="002B488A"/>
    <w:rsid w:val="002C05E8"/>
    <w:rsid w:val="002C0A2F"/>
    <w:rsid w:val="002C2557"/>
    <w:rsid w:val="002C44BA"/>
    <w:rsid w:val="002D0D69"/>
    <w:rsid w:val="002D1817"/>
    <w:rsid w:val="002D28E7"/>
    <w:rsid w:val="002D2C5A"/>
    <w:rsid w:val="002D5711"/>
    <w:rsid w:val="002D5FC7"/>
    <w:rsid w:val="002D60D9"/>
    <w:rsid w:val="002E24AD"/>
    <w:rsid w:val="002E37F4"/>
    <w:rsid w:val="002E3DD8"/>
    <w:rsid w:val="002E6091"/>
    <w:rsid w:val="002F380D"/>
    <w:rsid w:val="002F71A7"/>
    <w:rsid w:val="00301CF3"/>
    <w:rsid w:val="003028BD"/>
    <w:rsid w:val="00304877"/>
    <w:rsid w:val="00307E44"/>
    <w:rsid w:val="003102DE"/>
    <w:rsid w:val="00310CE9"/>
    <w:rsid w:val="003129F2"/>
    <w:rsid w:val="00317294"/>
    <w:rsid w:val="003173AE"/>
    <w:rsid w:val="00321197"/>
    <w:rsid w:val="00321C65"/>
    <w:rsid w:val="0032707E"/>
    <w:rsid w:val="0032784A"/>
    <w:rsid w:val="00327BC3"/>
    <w:rsid w:val="003332C9"/>
    <w:rsid w:val="00333427"/>
    <w:rsid w:val="003350AA"/>
    <w:rsid w:val="00336A1E"/>
    <w:rsid w:val="00340782"/>
    <w:rsid w:val="00344CBC"/>
    <w:rsid w:val="003458ED"/>
    <w:rsid w:val="0035133E"/>
    <w:rsid w:val="003549B5"/>
    <w:rsid w:val="003632C8"/>
    <w:rsid w:val="00364099"/>
    <w:rsid w:val="003641E4"/>
    <w:rsid w:val="003647E5"/>
    <w:rsid w:val="00371642"/>
    <w:rsid w:val="00375563"/>
    <w:rsid w:val="00382CF3"/>
    <w:rsid w:val="00385008"/>
    <w:rsid w:val="00386359"/>
    <w:rsid w:val="00386B2E"/>
    <w:rsid w:val="0038731C"/>
    <w:rsid w:val="00391D21"/>
    <w:rsid w:val="00391E8B"/>
    <w:rsid w:val="003A09A3"/>
    <w:rsid w:val="003A283B"/>
    <w:rsid w:val="003A2950"/>
    <w:rsid w:val="003B0A0A"/>
    <w:rsid w:val="003B1BFA"/>
    <w:rsid w:val="003B398F"/>
    <w:rsid w:val="003B478D"/>
    <w:rsid w:val="003B59F8"/>
    <w:rsid w:val="003C01C4"/>
    <w:rsid w:val="003C369D"/>
    <w:rsid w:val="003C4D0F"/>
    <w:rsid w:val="003C5B9E"/>
    <w:rsid w:val="003C6771"/>
    <w:rsid w:val="003D0DEA"/>
    <w:rsid w:val="003D202A"/>
    <w:rsid w:val="003D38CE"/>
    <w:rsid w:val="003D576C"/>
    <w:rsid w:val="003D62C1"/>
    <w:rsid w:val="003E0F4A"/>
    <w:rsid w:val="003E6C87"/>
    <w:rsid w:val="003E721F"/>
    <w:rsid w:val="003E7863"/>
    <w:rsid w:val="003E7ECB"/>
    <w:rsid w:val="003F1E06"/>
    <w:rsid w:val="003F38D8"/>
    <w:rsid w:val="003F3BFC"/>
    <w:rsid w:val="003F50B4"/>
    <w:rsid w:val="003F55C8"/>
    <w:rsid w:val="003F601A"/>
    <w:rsid w:val="003F763C"/>
    <w:rsid w:val="00401BFC"/>
    <w:rsid w:val="0040456C"/>
    <w:rsid w:val="00405CF4"/>
    <w:rsid w:val="00405EBE"/>
    <w:rsid w:val="00406E8D"/>
    <w:rsid w:val="004106B8"/>
    <w:rsid w:val="004108F0"/>
    <w:rsid w:val="00411AA8"/>
    <w:rsid w:val="00412085"/>
    <w:rsid w:val="004134AE"/>
    <w:rsid w:val="00421372"/>
    <w:rsid w:val="00424BE5"/>
    <w:rsid w:val="00425E05"/>
    <w:rsid w:val="004327CB"/>
    <w:rsid w:val="00435205"/>
    <w:rsid w:val="00436DD2"/>
    <w:rsid w:val="00437C16"/>
    <w:rsid w:val="00442EF2"/>
    <w:rsid w:val="00443060"/>
    <w:rsid w:val="00443833"/>
    <w:rsid w:val="00445850"/>
    <w:rsid w:val="004475D3"/>
    <w:rsid w:val="00447EBD"/>
    <w:rsid w:val="00451B31"/>
    <w:rsid w:val="0045262C"/>
    <w:rsid w:val="00452B48"/>
    <w:rsid w:val="004553FF"/>
    <w:rsid w:val="0045601F"/>
    <w:rsid w:val="004561C0"/>
    <w:rsid w:val="004613AF"/>
    <w:rsid w:val="00464100"/>
    <w:rsid w:val="00467BBE"/>
    <w:rsid w:val="00467BD0"/>
    <w:rsid w:val="00472A2E"/>
    <w:rsid w:val="004742E8"/>
    <w:rsid w:val="00480CC2"/>
    <w:rsid w:val="00482025"/>
    <w:rsid w:val="00483D80"/>
    <w:rsid w:val="00484656"/>
    <w:rsid w:val="00484E7F"/>
    <w:rsid w:val="00485073"/>
    <w:rsid w:val="004859E1"/>
    <w:rsid w:val="004870A5"/>
    <w:rsid w:val="00493E6E"/>
    <w:rsid w:val="00495D49"/>
    <w:rsid w:val="004A5601"/>
    <w:rsid w:val="004A7192"/>
    <w:rsid w:val="004B066A"/>
    <w:rsid w:val="004B208B"/>
    <w:rsid w:val="004B3A65"/>
    <w:rsid w:val="004B3D45"/>
    <w:rsid w:val="004B4F55"/>
    <w:rsid w:val="004B61A1"/>
    <w:rsid w:val="004B6E74"/>
    <w:rsid w:val="004B7779"/>
    <w:rsid w:val="004C269E"/>
    <w:rsid w:val="004C3C37"/>
    <w:rsid w:val="004C3F8F"/>
    <w:rsid w:val="004C482C"/>
    <w:rsid w:val="004C4A02"/>
    <w:rsid w:val="004C7185"/>
    <w:rsid w:val="004D0900"/>
    <w:rsid w:val="004D2A3A"/>
    <w:rsid w:val="004E1973"/>
    <w:rsid w:val="004E4073"/>
    <w:rsid w:val="004E54E5"/>
    <w:rsid w:val="004E694B"/>
    <w:rsid w:val="004F0878"/>
    <w:rsid w:val="004F2AA4"/>
    <w:rsid w:val="004F52A1"/>
    <w:rsid w:val="004F60DD"/>
    <w:rsid w:val="005009B8"/>
    <w:rsid w:val="00500FF4"/>
    <w:rsid w:val="0050398E"/>
    <w:rsid w:val="00506705"/>
    <w:rsid w:val="00507A0F"/>
    <w:rsid w:val="005178B3"/>
    <w:rsid w:val="005179A8"/>
    <w:rsid w:val="005208AF"/>
    <w:rsid w:val="0052190C"/>
    <w:rsid w:val="005259CA"/>
    <w:rsid w:val="00531B3A"/>
    <w:rsid w:val="00537364"/>
    <w:rsid w:val="00542612"/>
    <w:rsid w:val="00542675"/>
    <w:rsid w:val="005426AB"/>
    <w:rsid w:val="00545101"/>
    <w:rsid w:val="00547F2B"/>
    <w:rsid w:val="0055109D"/>
    <w:rsid w:val="00553FC2"/>
    <w:rsid w:val="005564F7"/>
    <w:rsid w:val="00556FEE"/>
    <w:rsid w:val="005600C2"/>
    <w:rsid w:val="005626EA"/>
    <w:rsid w:val="0056312E"/>
    <w:rsid w:val="005645B5"/>
    <w:rsid w:val="00564697"/>
    <w:rsid w:val="00564741"/>
    <w:rsid w:val="005649D9"/>
    <w:rsid w:val="00564D93"/>
    <w:rsid w:val="00567A4B"/>
    <w:rsid w:val="00570198"/>
    <w:rsid w:val="00570E31"/>
    <w:rsid w:val="00572124"/>
    <w:rsid w:val="00574426"/>
    <w:rsid w:val="00574E27"/>
    <w:rsid w:val="00575C54"/>
    <w:rsid w:val="00576833"/>
    <w:rsid w:val="00577367"/>
    <w:rsid w:val="00577CDA"/>
    <w:rsid w:val="00582FF2"/>
    <w:rsid w:val="005857AB"/>
    <w:rsid w:val="00587E0A"/>
    <w:rsid w:val="005901F9"/>
    <w:rsid w:val="00590717"/>
    <w:rsid w:val="00590D0D"/>
    <w:rsid w:val="00592356"/>
    <w:rsid w:val="00592B6A"/>
    <w:rsid w:val="005938C4"/>
    <w:rsid w:val="00593D3E"/>
    <w:rsid w:val="00595313"/>
    <w:rsid w:val="00595634"/>
    <w:rsid w:val="0059797D"/>
    <w:rsid w:val="005A21B3"/>
    <w:rsid w:val="005A410C"/>
    <w:rsid w:val="005A45C9"/>
    <w:rsid w:val="005B010E"/>
    <w:rsid w:val="005B17D9"/>
    <w:rsid w:val="005B22CD"/>
    <w:rsid w:val="005B4600"/>
    <w:rsid w:val="005B4AF9"/>
    <w:rsid w:val="005B6D54"/>
    <w:rsid w:val="005C32AE"/>
    <w:rsid w:val="005C3B66"/>
    <w:rsid w:val="005C54AA"/>
    <w:rsid w:val="005C56CB"/>
    <w:rsid w:val="005C6929"/>
    <w:rsid w:val="005D0A39"/>
    <w:rsid w:val="005D183D"/>
    <w:rsid w:val="005D21B3"/>
    <w:rsid w:val="005D2EC0"/>
    <w:rsid w:val="005D5370"/>
    <w:rsid w:val="005E103D"/>
    <w:rsid w:val="005E2167"/>
    <w:rsid w:val="005E2D7F"/>
    <w:rsid w:val="005E3C62"/>
    <w:rsid w:val="005E547B"/>
    <w:rsid w:val="005E7EEB"/>
    <w:rsid w:val="005F0943"/>
    <w:rsid w:val="005F2A5F"/>
    <w:rsid w:val="005F38CD"/>
    <w:rsid w:val="005F4631"/>
    <w:rsid w:val="00600092"/>
    <w:rsid w:val="006052C4"/>
    <w:rsid w:val="00605F56"/>
    <w:rsid w:val="006065EB"/>
    <w:rsid w:val="0061323E"/>
    <w:rsid w:val="00616EB0"/>
    <w:rsid w:val="00620221"/>
    <w:rsid w:val="0062086E"/>
    <w:rsid w:val="00620D20"/>
    <w:rsid w:val="0062140D"/>
    <w:rsid w:val="006214B1"/>
    <w:rsid w:val="006229E0"/>
    <w:rsid w:val="0062509F"/>
    <w:rsid w:val="0062592C"/>
    <w:rsid w:val="00627155"/>
    <w:rsid w:val="00630BD3"/>
    <w:rsid w:val="00631D61"/>
    <w:rsid w:val="006372E8"/>
    <w:rsid w:val="0064013C"/>
    <w:rsid w:val="00644B4E"/>
    <w:rsid w:val="00646169"/>
    <w:rsid w:val="0065048D"/>
    <w:rsid w:val="00650580"/>
    <w:rsid w:val="00651BBE"/>
    <w:rsid w:val="00653B05"/>
    <w:rsid w:val="00657467"/>
    <w:rsid w:val="00660AA8"/>
    <w:rsid w:val="00663454"/>
    <w:rsid w:val="00665765"/>
    <w:rsid w:val="00665D6A"/>
    <w:rsid w:val="00670DD9"/>
    <w:rsid w:val="0067120C"/>
    <w:rsid w:val="006717D4"/>
    <w:rsid w:val="0067437D"/>
    <w:rsid w:val="00674436"/>
    <w:rsid w:val="006774E5"/>
    <w:rsid w:val="006778E1"/>
    <w:rsid w:val="006778F8"/>
    <w:rsid w:val="00677B44"/>
    <w:rsid w:val="0068112F"/>
    <w:rsid w:val="00681161"/>
    <w:rsid w:val="0068248D"/>
    <w:rsid w:val="0068307A"/>
    <w:rsid w:val="00686832"/>
    <w:rsid w:val="00687BBA"/>
    <w:rsid w:val="006934D4"/>
    <w:rsid w:val="0069399B"/>
    <w:rsid w:val="006A1C91"/>
    <w:rsid w:val="006A4CFB"/>
    <w:rsid w:val="006A74B4"/>
    <w:rsid w:val="006B149A"/>
    <w:rsid w:val="006B25DE"/>
    <w:rsid w:val="006B3E90"/>
    <w:rsid w:val="006B4A64"/>
    <w:rsid w:val="006B5E91"/>
    <w:rsid w:val="006C14A6"/>
    <w:rsid w:val="006C2F0C"/>
    <w:rsid w:val="006D20CF"/>
    <w:rsid w:val="006D3B09"/>
    <w:rsid w:val="006D4342"/>
    <w:rsid w:val="006D56E3"/>
    <w:rsid w:val="006D74E2"/>
    <w:rsid w:val="006D79BB"/>
    <w:rsid w:val="006E0413"/>
    <w:rsid w:val="006E0EE1"/>
    <w:rsid w:val="006E1469"/>
    <w:rsid w:val="006E5325"/>
    <w:rsid w:val="006E6E6C"/>
    <w:rsid w:val="006F1690"/>
    <w:rsid w:val="006F515A"/>
    <w:rsid w:val="006F5AA0"/>
    <w:rsid w:val="006F6F2A"/>
    <w:rsid w:val="0070027C"/>
    <w:rsid w:val="0070198E"/>
    <w:rsid w:val="0070278E"/>
    <w:rsid w:val="00704787"/>
    <w:rsid w:val="007055FF"/>
    <w:rsid w:val="0070730B"/>
    <w:rsid w:val="00707661"/>
    <w:rsid w:val="00712A9D"/>
    <w:rsid w:val="00716182"/>
    <w:rsid w:val="00716D84"/>
    <w:rsid w:val="00721D1B"/>
    <w:rsid w:val="00727ABC"/>
    <w:rsid w:val="007305DF"/>
    <w:rsid w:val="00730A7D"/>
    <w:rsid w:val="00731A20"/>
    <w:rsid w:val="00731C36"/>
    <w:rsid w:val="00731FD2"/>
    <w:rsid w:val="00736575"/>
    <w:rsid w:val="0074233F"/>
    <w:rsid w:val="00743DB1"/>
    <w:rsid w:val="00747105"/>
    <w:rsid w:val="0074719A"/>
    <w:rsid w:val="00751017"/>
    <w:rsid w:val="0075416A"/>
    <w:rsid w:val="00757A7C"/>
    <w:rsid w:val="00757FDE"/>
    <w:rsid w:val="007608A3"/>
    <w:rsid w:val="00762ADF"/>
    <w:rsid w:val="00762BC9"/>
    <w:rsid w:val="00763415"/>
    <w:rsid w:val="00765A8F"/>
    <w:rsid w:val="00766E8F"/>
    <w:rsid w:val="00767696"/>
    <w:rsid w:val="007701B9"/>
    <w:rsid w:val="007702B7"/>
    <w:rsid w:val="00772002"/>
    <w:rsid w:val="00774EF3"/>
    <w:rsid w:val="00780649"/>
    <w:rsid w:val="007818E4"/>
    <w:rsid w:val="0078221D"/>
    <w:rsid w:val="00782BE9"/>
    <w:rsid w:val="00787238"/>
    <w:rsid w:val="0078770F"/>
    <w:rsid w:val="00791001"/>
    <w:rsid w:val="00793A01"/>
    <w:rsid w:val="00795169"/>
    <w:rsid w:val="007A15F8"/>
    <w:rsid w:val="007A284C"/>
    <w:rsid w:val="007A2D63"/>
    <w:rsid w:val="007A2DDE"/>
    <w:rsid w:val="007A3CFD"/>
    <w:rsid w:val="007A4D21"/>
    <w:rsid w:val="007A547C"/>
    <w:rsid w:val="007A5EC9"/>
    <w:rsid w:val="007B2801"/>
    <w:rsid w:val="007B30EC"/>
    <w:rsid w:val="007B343E"/>
    <w:rsid w:val="007B5148"/>
    <w:rsid w:val="007B551F"/>
    <w:rsid w:val="007B583A"/>
    <w:rsid w:val="007B586D"/>
    <w:rsid w:val="007B62D9"/>
    <w:rsid w:val="007B771B"/>
    <w:rsid w:val="007C1141"/>
    <w:rsid w:val="007C1690"/>
    <w:rsid w:val="007C2B15"/>
    <w:rsid w:val="007D1E31"/>
    <w:rsid w:val="007D4E91"/>
    <w:rsid w:val="007E00DC"/>
    <w:rsid w:val="007E19B6"/>
    <w:rsid w:val="007E394D"/>
    <w:rsid w:val="007E51D3"/>
    <w:rsid w:val="007F13A9"/>
    <w:rsid w:val="007F4131"/>
    <w:rsid w:val="007F7632"/>
    <w:rsid w:val="007F7B7C"/>
    <w:rsid w:val="008001DB"/>
    <w:rsid w:val="008004B0"/>
    <w:rsid w:val="00800B7C"/>
    <w:rsid w:val="00803E95"/>
    <w:rsid w:val="00804881"/>
    <w:rsid w:val="00805D35"/>
    <w:rsid w:val="00810D46"/>
    <w:rsid w:val="0081118E"/>
    <w:rsid w:val="00811413"/>
    <w:rsid w:val="00813E08"/>
    <w:rsid w:val="00815EFA"/>
    <w:rsid w:val="00820BEB"/>
    <w:rsid w:val="00826985"/>
    <w:rsid w:val="00827445"/>
    <w:rsid w:val="00833376"/>
    <w:rsid w:val="00833F13"/>
    <w:rsid w:val="0083597C"/>
    <w:rsid w:val="00836586"/>
    <w:rsid w:val="00836A28"/>
    <w:rsid w:val="00837075"/>
    <w:rsid w:val="0084104E"/>
    <w:rsid w:val="0084111E"/>
    <w:rsid w:val="00845445"/>
    <w:rsid w:val="008503CE"/>
    <w:rsid w:val="00851190"/>
    <w:rsid w:val="00851580"/>
    <w:rsid w:val="00852CBC"/>
    <w:rsid w:val="008551A0"/>
    <w:rsid w:val="0085528A"/>
    <w:rsid w:val="008566F5"/>
    <w:rsid w:val="00860712"/>
    <w:rsid w:val="00861185"/>
    <w:rsid w:val="00863A83"/>
    <w:rsid w:val="0086485A"/>
    <w:rsid w:val="008712FB"/>
    <w:rsid w:val="0087632D"/>
    <w:rsid w:val="00877C66"/>
    <w:rsid w:val="00877FCE"/>
    <w:rsid w:val="008803F9"/>
    <w:rsid w:val="00882A88"/>
    <w:rsid w:val="00883B71"/>
    <w:rsid w:val="00886F4A"/>
    <w:rsid w:val="00887617"/>
    <w:rsid w:val="00892160"/>
    <w:rsid w:val="00893BE8"/>
    <w:rsid w:val="008948B3"/>
    <w:rsid w:val="008A0692"/>
    <w:rsid w:val="008A24B6"/>
    <w:rsid w:val="008A3EEC"/>
    <w:rsid w:val="008A457B"/>
    <w:rsid w:val="008A5F91"/>
    <w:rsid w:val="008A7978"/>
    <w:rsid w:val="008B435B"/>
    <w:rsid w:val="008B4B78"/>
    <w:rsid w:val="008B75E6"/>
    <w:rsid w:val="008D04B1"/>
    <w:rsid w:val="008D1A36"/>
    <w:rsid w:val="008D1CEB"/>
    <w:rsid w:val="008D5BEA"/>
    <w:rsid w:val="008D717A"/>
    <w:rsid w:val="008D79FE"/>
    <w:rsid w:val="008E312F"/>
    <w:rsid w:val="008E370F"/>
    <w:rsid w:val="008E42BD"/>
    <w:rsid w:val="008E5564"/>
    <w:rsid w:val="008E5C4C"/>
    <w:rsid w:val="008F0320"/>
    <w:rsid w:val="008F291E"/>
    <w:rsid w:val="008F3309"/>
    <w:rsid w:val="008F5D51"/>
    <w:rsid w:val="00900BA3"/>
    <w:rsid w:val="009010C8"/>
    <w:rsid w:val="0090196C"/>
    <w:rsid w:val="00907230"/>
    <w:rsid w:val="00910066"/>
    <w:rsid w:val="0091082E"/>
    <w:rsid w:val="009131B6"/>
    <w:rsid w:val="00914A02"/>
    <w:rsid w:val="00915BDD"/>
    <w:rsid w:val="0091650F"/>
    <w:rsid w:val="0091774D"/>
    <w:rsid w:val="00923E86"/>
    <w:rsid w:val="009243D4"/>
    <w:rsid w:val="0092456E"/>
    <w:rsid w:val="00925594"/>
    <w:rsid w:val="00930625"/>
    <w:rsid w:val="0093200E"/>
    <w:rsid w:val="00933163"/>
    <w:rsid w:val="00933D1F"/>
    <w:rsid w:val="009358F7"/>
    <w:rsid w:val="00936673"/>
    <w:rsid w:val="00944E99"/>
    <w:rsid w:val="0094624F"/>
    <w:rsid w:val="0094713A"/>
    <w:rsid w:val="00947576"/>
    <w:rsid w:val="0095161E"/>
    <w:rsid w:val="00951C70"/>
    <w:rsid w:val="00953FF2"/>
    <w:rsid w:val="00954686"/>
    <w:rsid w:val="00956367"/>
    <w:rsid w:val="00957C2E"/>
    <w:rsid w:val="009607F7"/>
    <w:rsid w:val="009632ED"/>
    <w:rsid w:val="00964B28"/>
    <w:rsid w:val="00966E25"/>
    <w:rsid w:val="00970E86"/>
    <w:rsid w:val="00972469"/>
    <w:rsid w:val="00972B7F"/>
    <w:rsid w:val="0097775A"/>
    <w:rsid w:val="00981587"/>
    <w:rsid w:val="00986462"/>
    <w:rsid w:val="00987011"/>
    <w:rsid w:val="009923D6"/>
    <w:rsid w:val="00996E90"/>
    <w:rsid w:val="009978FF"/>
    <w:rsid w:val="009A21CE"/>
    <w:rsid w:val="009A33F5"/>
    <w:rsid w:val="009A46B4"/>
    <w:rsid w:val="009A4B97"/>
    <w:rsid w:val="009A5C16"/>
    <w:rsid w:val="009A6A31"/>
    <w:rsid w:val="009A720B"/>
    <w:rsid w:val="009B084A"/>
    <w:rsid w:val="009B3BFA"/>
    <w:rsid w:val="009B40FD"/>
    <w:rsid w:val="009B6FBE"/>
    <w:rsid w:val="009B79BA"/>
    <w:rsid w:val="009C3709"/>
    <w:rsid w:val="009C3729"/>
    <w:rsid w:val="009C3E9A"/>
    <w:rsid w:val="009D1F75"/>
    <w:rsid w:val="009D3854"/>
    <w:rsid w:val="009D57E5"/>
    <w:rsid w:val="009E1448"/>
    <w:rsid w:val="009E32F7"/>
    <w:rsid w:val="009F105E"/>
    <w:rsid w:val="00A06D80"/>
    <w:rsid w:val="00A10701"/>
    <w:rsid w:val="00A10A9C"/>
    <w:rsid w:val="00A10C1E"/>
    <w:rsid w:val="00A117DA"/>
    <w:rsid w:val="00A12003"/>
    <w:rsid w:val="00A13629"/>
    <w:rsid w:val="00A170B2"/>
    <w:rsid w:val="00A17516"/>
    <w:rsid w:val="00A212C8"/>
    <w:rsid w:val="00A270B0"/>
    <w:rsid w:val="00A3399B"/>
    <w:rsid w:val="00A339C2"/>
    <w:rsid w:val="00A40057"/>
    <w:rsid w:val="00A4169F"/>
    <w:rsid w:val="00A47616"/>
    <w:rsid w:val="00A52D4D"/>
    <w:rsid w:val="00A5370B"/>
    <w:rsid w:val="00A540F3"/>
    <w:rsid w:val="00A55018"/>
    <w:rsid w:val="00A57B09"/>
    <w:rsid w:val="00A616F8"/>
    <w:rsid w:val="00A61E80"/>
    <w:rsid w:val="00A62583"/>
    <w:rsid w:val="00A663D1"/>
    <w:rsid w:val="00A66A19"/>
    <w:rsid w:val="00A66E8B"/>
    <w:rsid w:val="00A67B63"/>
    <w:rsid w:val="00A70C72"/>
    <w:rsid w:val="00A76F81"/>
    <w:rsid w:val="00A80441"/>
    <w:rsid w:val="00A8155F"/>
    <w:rsid w:val="00A851A9"/>
    <w:rsid w:val="00A930BE"/>
    <w:rsid w:val="00A95D81"/>
    <w:rsid w:val="00A97FA2"/>
    <w:rsid w:val="00AA0167"/>
    <w:rsid w:val="00AA1886"/>
    <w:rsid w:val="00AA219D"/>
    <w:rsid w:val="00AA35EE"/>
    <w:rsid w:val="00AA452B"/>
    <w:rsid w:val="00AA77FE"/>
    <w:rsid w:val="00AB1E3A"/>
    <w:rsid w:val="00AC10B6"/>
    <w:rsid w:val="00AC23DB"/>
    <w:rsid w:val="00AC62A3"/>
    <w:rsid w:val="00AD01C9"/>
    <w:rsid w:val="00AD0527"/>
    <w:rsid w:val="00AD24FD"/>
    <w:rsid w:val="00AD3816"/>
    <w:rsid w:val="00AE1927"/>
    <w:rsid w:val="00AE28A7"/>
    <w:rsid w:val="00AF0410"/>
    <w:rsid w:val="00AF20A1"/>
    <w:rsid w:val="00AF352E"/>
    <w:rsid w:val="00AF406C"/>
    <w:rsid w:val="00AF5F96"/>
    <w:rsid w:val="00B045F1"/>
    <w:rsid w:val="00B05D05"/>
    <w:rsid w:val="00B079D1"/>
    <w:rsid w:val="00B07DC6"/>
    <w:rsid w:val="00B14B6E"/>
    <w:rsid w:val="00B2032E"/>
    <w:rsid w:val="00B22DEB"/>
    <w:rsid w:val="00B237CE"/>
    <w:rsid w:val="00B23E27"/>
    <w:rsid w:val="00B27EB8"/>
    <w:rsid w:val="00B3060C"/>
    <w:rsid w:val="00B32A10"/>
    <w:rsid w:val="00B330EF"/>
    <w:rsid w:val="00B366A3"/>
    <w:rsid w:val="00B36846"/>
    <w:rsid w:val="00B41D2A"/>
    <w:rsid w:val="00B45F01"/>
    <w:rsid w:val="00B51A2E"/>
    <w:rsid w:val="00B55227"/>
    <w:rsid w:val="00B640CE"/>
    <w:rsid w:val="00B65CED"/>
    <w:rsid w:val="00B67141"/>
    <w:rsid w:val="00B67229"/>
    <w:rsid w:val="00B71362"/>
    <w:rsid w:val="00B71A84"/>
    <w:rsid w:val="00B72014"/>
    <w:rsid w:val="00B752CE"/>
    <w:rsid w:val="00B75FC3"/>
    <w:rsid w:val="00B77D5A"/>
    <w:rsid w:val="00B808B5"/>
    <w:rsid w:val="00B8198F"/>
    <w:rsid w:val="00B82D0B"/>
    <w:rsid w:val="00B83EF4"/>
    <w:rsid w:val="00B86CD4"/>
    <w:rsid w:val="00B87B89"/>
    <w:rsid w:val="00B918A0"/>
    <w:rsid w:val="00B92169"/>
    <w:rsid w:val="00B93802"/>
    <w:rsid w:val="00BA2E1B"/>
    <w:rsid w:val="00BA52A0"/>
    <w:rsid w:val="00BB1F18"/>
    <w:rsid w:val="00BB7352"/>
    <w:rsid w:val="00BD0D30"/>
    <w:rsid w:val="00BD3C2F"/>
    <w:rsid w:val="00BD6CC6"/>
    <w:rsid w:val="00BD7C91"/>
    <w:rsid w:val="00BE1853"/>
    <w:rsid w:val="00BE23B9"/>
    <w:rsid w:val="00BE4249"/>
    <w:rsid w:val="00BF036B"/>
    <w:rsid w:val="00BF1D60"/>
    <w:rsid w:val="00BF552C"/>
    <w:rsid w:val="00C03A67"/>
    <w:rsid w:val="00C0431C"/>
    <w:rsid w:val="00C06AEB"/>
    <w:rsid w:val="00C11C0D"/>
    <w:rsid w:val="00C20F65"/>
    <w:rsid w:val="00C266FC"/>
    <w:rsid w:val="00C27EF8"/>
    <w:rsid w:val="00C33996"/>
    <w:rsid w:val="00C358F1"/>
    <w:rsid w:val="00C36435"/>
    <w:rsid w:val="00C43199"/>
    <w:rsid w:val="00C45F5C"/>
    <w:rsid w:val="00C4712F"/>
    <w:rsid w:val="00C51259"/>
    <w:rsid w:val="00C529C8"/>
    <w:rsid w:val="00C57AF6"/>
    <w:rsid w:val="00C606E6"/>
    <w:rsid w:val="00C63AD2"/>
    <w:rsid w:val="00C7085F"/>
    <w:rsid w:val="00C7681D"/>
    <w:rsid w:val="00C8020F"/>
    <w:rsid w:val="00C81B9A"/>
    <w:rsid w:val="00C82388"/>
    <w:rsid w:val="00C83895"/>
    <w:rsid w:val="00C83A1E"/>
    <w:rsid w:val="00C91061"/>
    <w:rsid w:val="00C93491"/>
    <w:rsid w:val="00C975FE"/>
    <w:rsid w:val="00CA01DE"/>
    <w:rsid w:val="00CA1300"/>
    <w:rsid w:val="00CA629F"/>
    <w:rsid w:val="00CA6A2D"/>
    <w:rsid w:val="00CB5CBE"/>
    <w:rsid w:val="00CC759C"/>
    <w:rsid w:val="00CD0A1A"/>
    <w:rsid w:val="00CD1763"/>
    <w:rsid w:val="00CD19E8"/>
    <w:rsid w:val="00CD39BF"/>
    <w:rsid w:val="00CE1C73"/>
    <w:rsid w:val="00CE3E18"/>
    <w:rsid w:val="00CF08DF"/>
    <w:rsid w:val="00CF5E85"/>
    <w:rsid w:val="00CF6262"/>
    <w:rsid w:val="00CF6C64"/>
    <w:rsid w:val="00D003DF"/>
    <w:rsid w:val="00D0119F"/>
    <w:rsid w:val="00D0170D"/>
    <w:rsid w:val="00D043B1"/>
    <w:rsid w:val="00D147D3"/>
    <w:rsid w:val="00D171AC"/>
    <w:rsid w:val="00D223C2"/>
    <w:rsid w:val="00D2546D"/>
    <w:rsid w:val="00D264E1"/>
    <w:rsid w:val="00D27280"/>
    <w:rsid w:val="00D275AC"/>
    <w:rsid w:val="00D41415"/>
    <w:rsid w:val="00D421E0"/>
    <w:rsid w:val="00D426F5"/>
    <w:rsid w:val="00D432EE"/>
    <w:rsid w:val="00D4598C"/>
    <w:rsid w:val="00D507D0"/>
    <w:rsid w:val="00D539E1"/>
    <w:rsid w:val="00D5766E"/>
    <w:rsid w:val="00D57826"/>
    <w:rsid w:val="00D60D45"/>
    <w:rsid w:val="00D60FC8"/>
    <w:rsid w:val="00D627E4"/>
    <w:rsid w:val="00D669DA"/>
    <w:rsid w:val="00D672C4"/>
    <w:rsid w:val="00D6755A"/>
    <w:rsid w:val="00D676EB"/>
    <w:rsid w:val="00D67EB9"/>
    <w:rsid w:val="00D701DD"/>
    <w:rsid w:val="00D826EC"/>
    <w:rsid w:val="00D839A6"/>
    <w:rsid w:val="00D839DD"/>
    <w:rsid w:val="00D8676D"/>
    <w:rsid w:val="00D93D27"/>
    <w:rsid w:val="00D9437A"/>
    <w:rsid w:val="00D94CA7"/>
    <w:rsid w:val="00D97646"/>
    <w:rsid w:val="00DA0418"/>
    <w:rsid w:val="00DA1A7A"/>
    <w:rsid w:val="00DA401D"/>
    <w:rsid w:val="00DA427D"/>
    <w:rsid w:val="00DA494D"/>
    <w:rsid w:val="00DA5212"/>
    <w:rsid w:val="00DB03DE"/>
    <w:rsid w:val="00DB0822"/>
    <w:rsid w:val="00DB6B7A"/>
    <w:rsid w:val="00DB7C8D"/>
    <w:rsid w:val="00DB7FEE"/>
    <w:rsid w:val="00DC0D8F"/>
    <w:rsid w:val="00DC151A"/>
    <w:rsid w:val="00DC2050"/>
    <w:rsid w:val="00DC3C65"/>
    <w:rsid w:val="00DC47CD"/>
    <w:rsid w:val="00DC7171"/>
    <w:rsid w:val="00DD524B"/>
    <w:rsid w:val="00DD5753"/>
    <w:rsid w:val="00DD5B8C"/>
    <w:rsid w:val="00DD6C07"/>
    <w:rsid w:val="00DE1A52"/>
    <w:rsid w:val="00DE4A68"/>
    <w:rsid w:val="00DE5A0E"/>
    <w:rsid w:val="00DE7551"/>
    <w:rsid w:val="00DF05EA"/>
    <w:rsid w:val="00DF298F"/>
    <w:rsid w:val="00DF344F"/>
    <w:rsid w:val="00DF6505"/>
    <w:rsid w:val="00DF7150"/>
    <w:rsid w:val="00DF72F3"/>
    <w:rsid w:val="00DF7FB9"/>
    <w:rsid w:val="00E006A7"/>
    <w:rsid w:val="00E010FB"/>
    <w:rsid w:val="00E01A12"/>
    <w:rsid w:val="00E01AEE"/>
    <w:rsid w:val="00E026CB"/>
    <w:rsid w:val="00E02F70"/>
    <w:rsid w:val="00E051BA"/>
    <w:rsid w:val="00E0606F"/>
    <w:rsid w:val="00E066AF"/>
    <w:rsid w:val="00E0722B"/>
    <w:rsid w:val="00E1163B"/>
    <w:rsid w:val="00E17EC5"/>
    <w:rsid w:val="00E231F3"/>
    <w:rsid w:val="00E236A1"/>
    <w:rsid w:val="00E2775B"/>
    <w:rsid w:val="00E30184"/>
    <w:rsid w:val="00E31989"/>
    <w:rsid w:val="00E354AE"/>
    <w:rsid w:val="00E3678E"/>
    <w:rsid w:val="00E37B5B"/>
    <w:rsid w:val="00E421D0"/>
    <w:rsid w:val="00E4427C"/>
    <w:rsid w:val="00E45517"/>
    <w:rsid w:val="00E4728D"/>
    <w:rsid w:val="00E47838"/>
    <w:rsid w:val="00E50F29"/>
    <w:rsid w:val="00E510A2"/>
    <w:rsid w:val="00E55F4B"/>
    <w:rsid w:val="00E56478"/>
    <w:rsid w:val="00E5651B"/>
    <w:rsid w:val="00E62756"/>
    <w:rsid w:val="00E63C5B"/>
    <w:rsid w:val="00E64A49"/>
    <w:rsid w:val="00E7114F"/>
    <w:rsid w:val="00E72DFB"/>
    <w:rsid w:val="00E7479E"/>
    <w:rsid w:val="00E75F82"/>
    <w:rsid w:val="00E802DA"/>
    <w:rsid w:val="00E81EDF"/>
    <w:rsid w:val="00E82134"/>
    <w:rsid w:val="00E82288"/>
    <w:rsid w:val="00E82C25"/>
    <w:rsid w:val="00E854A7"/>
    <w:rsid w:val="00E903E7"/>
    <w:rsid w:val="00E90699"/>
    <w:rsid w:val="00E91258"/>
    <w:rsid w:val="00E91AA4"/>
    <w:rsid w:val="00E93587"/>
    <w:rsid w:val="00E93F7B"/>
    <w:rsid w:val="00E97F34"/>
    <w:rsid w:val="00EA2C11"/>
    <w:rsid w:val="00EA2C24"/>
    <w:rsid w:val="00EA32F5"/>
    <w:rsid w:val="00EA5BBC"/>
    <w:rsid w:val="00EB013F"/>
    <w:rsid w:val="00EB6924"/>
    <w:rsid w:val="00EC1F8E"/>
    <w:rsid w:val="00EC49A0"/>
    <w:rsid w:val="00EC51FF"/>
    <w:rsid w:val="00ED0AFF"/>
    <w:rsid w:val="00ED39D6"/>
    <w:rsid w:val="00ED7E3B"/>
    <w:rsid w:val="00EE125C"/>
    <w:rsid w:val="00EE174C"/>
    <w:rsid w:val="00EE3200"/>
    <w:rsid w:val="00EE590F"/>
    <w:rsid w:val="00EE6006"/>
    <w:rsid w:val="00EF0532"/>
    <w:rsid w:val="00EF1DF5"/>
    <w:rsid w:val="00EF2567"/>
    <w:rsid w:val="00EF45C1"/>
    <w:rsid w:val="00EF47A1"/>
    <w:rsid w:val="00EF4A12"/>
    <w:rsid w:val="00EF50CB"/>
    <w:rsid w:val="00EF7A3F"/>
    <w:rsid w:val="00F01189"/>
    <w:rsid w:val="00F01313"/>
    <w:rsid w:val="00F027F2"/>
    <w:rsid w:val="00F0454F"/>
    <w:rsid w:val="00F04675"/>
    <w:rsid w:val="00F05C2F"/>
    <w:rsid w:val="00F05D87"/>
    <w:rsid w:val="00F05D8F"/>
    <w:rsid w:val="00F06885"/>
    <w:rsid w:val="00F0798D"/>
    <w:rsid w:val="00F1034E"/>
    <w:rsid w:val="00F10544"/>
    <w:rsid w:val="00F15F69"/>
    <w:rsid w:val="00F17741"/>
    <w:rsid w:val="00F2473C"/>
    <w:rsid w:val="00F27069"/>
    <w:rsid w:val="00F3120B"/>
    <w:rsid w:val="00F3266E"/>
    <w:rsid w:val="00F35EFA"/>
    <w:rsid w:val="00F50E69"/>
    <w:rsid w:val="00F523D3"/>
    <w:rsid w:val="00F55B77"/>
    <w:rsid w:val="00F560CD"/>
    <w:rsid w:val="00F60944"/>
    <w:rsid w:val="00F60F09"/>
    <w:rsid w:val="00F63F17"/>
    <w:rsid w:val="00F725CC"/>
    <w:rsid w:val="00F74AD6"/>
    <w:rsid w:val="00F76D76"/>
    <w:rsid w:val="00F776C9"/>
    <w:rsid w:val="00F8065E"/>
    <w:rsid w:val="00F83A17"/>
    <w:rsid w:val="00F85545"/>
    <w:rsid w:val="00F87576"/>
    <w:rsid w:val="00F9034B"/>
    <w:rsid w:val="00F91E79"/>
    <w:rsid w:val="00F923DD"/>
    <w:rsid w:val="00F9296B"/>
    <w:rsid w:val="00F9341B"/>
    <w:rsid w:val="00F93618"/>
    <w:rsid w:val="00F9635C"/>
    <w:rsid w:val="00F96B8F"/>
    <w:rsid w:val="00F97351"/>
    <w:rsid w:val="00FA0189"/>
    <w:rsid w:val="00FA7211"/>
    <w:rsid w:val="00FB033C"/>
    <w:rsid w:val="00FB04FB"/>
    <w:rsid w:val="00FB138D"/>
    <w:rsid w:val="00FB22F1"/>
    <w:rsid w:val="00FB27F6"/>
    <w:rsid w:val="00FB30EF"/>
    <w:rsid w:val="00FB7B6A"/>
    <w:rsid w:val="00FB7EAE"/>
    <w:rsid w:val="00FC2E30"/>
    <w:rsid w:val="00FC47F8"/>
    <w:rsid w:val="00FC4A0A"/>
    <w:rsid w:val="00FC6A21"/>
    <w:rsid w:val="00FC6A8C"/>
    <w:rsid w:val="00FD4201"/>
    <w:rsid w:val="00FD49A8"/>
    <w:rsid w:val="00FD51EA"/>
    <w:rsid w:val="00FD57A0"/>
    <w:rsid w:val="00FE066F"/>
    <w:rsid w:val="00FE089D"/>
    <w:rsid w:val="00FE0B08"/>
    <w:rsid w:val="00FE1EC3"/>
    <w:rsid w:val="00FE23AC"/>
    <w:rsid w:val="00FE282E"/>
    <w:rsid w:val="00FE4F3A"/>
    <w:rsid w:val="00FE6502"/>
    <w:rsid w:val="00FF03E0"/>
    <w:rsid w:val="00FF4DE7"/>
    <w:rsid w:val="00FF552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0E31"/>
    <w:pPr>
      <w:spacing w:after="120"/>
    </w:pPr>
    <w:rPr>
      <w:rFonts w:ascii="Arial" w:hAnsi="Arial"/>
      <w:sz w:val="22"/>
      <w:szCs w:val="22"/>
    </w:rPr>
  </w:style>
  <w:style w:type="paragraph" w:styleId="Heading1">
    <w:name w:val="heading 1"/>
    <w:aliases w:val="1 ghost,g,-&gt;PART 1,ghost,ats-1,head:1#,IRMS 1,1 ghost1,g1,ghost1,Titre principal,ERMH1,ERMH11,ERMH12,ERMH13,ERMH14,ERMH15,ERMH16,ERMH17,ERMH18,ERMH19,ERMH110,ERMH111,ERMH112,ERMH113,ERMH114,ERMH115,ERMH116,ERMH117,ERMH118,ERMH119,ERMH120"/>
    <w:basedOn w:val="Normal"/>
    <w:next w:val="Normal"/>
    <w:qFormat/>
    <w:rsid w:val="00E5651B"/>
    <w:pPr>
      <w:keepNext/>
      <w:numPr>
        <w:numId w:val="2"/>
      </w:numPr>
      <w:spacing w:before="240" w:after="60"/>
      <w:outlineLvl w:val="0"/>
    </w:pPr>
    <w:rPr>
      <w:rFonts w:cs="Arial"/>
      <w:b/>
      <w:bCs/>
      <w:kern w:val="32"/>
      <w:sz w:val="32"/>
      <w:szCs w:val="32"/>
    </w:rPr>
  </w:style>
  <w:style w:type="paragraph" w:styleId="Heading2">
    <w:name w:val="heading 2"/>
    <w:aliases w:val="l2,2 headline,headline,S&amp;R2,ERMH2,Titre de chapitre,ats-2,h2,Head2,-&gt;1.1,ERMH21,ERMH22,ERMH23,ERMH24,ERMH25,ERMH26,ERMH27,ERMH28,ERMH29,ERMH210,ERMH211,ERMH212,ERMH213,ERMH214,Second level,T2,Heading,标题 1.1,alpha+3#,. (1.1),sub-sect,rio,h"/>
    <w:basedOn w:val="Normal"/>
    <w:next w:val="Normal"/>
    <w:link w:val="Heading2Char"/>
    <w:qFormat/>
    <w:rsid w:val="00E5651B"/>
    <w:pPr>
      <w:keepNext/>
      <w:numPr>
        <w:ilvl w:val="1"/>
        <w:numId w:val="2"/>
      </w:numPr>
      <w:spacing w:before="240" w:after="60"/>
      <w:outlineLvl w:val="1"/>
    </w:pPr>
    <w:rPr>
      <w:rFonts w:cs="Arial"/>
      <w:b/>
      <w:bCs/>
      <w:i/>
      <w:iCs/>
      <w:sz w:val="28"/>
      <w:szCs w:val="28"/>
    </w:rPr>
  </w:style>
  <w:style w:type="paragraph" w:styleId="Heading3">
    <w:name w:val="heading 3"/>
    <w:aliases w:val="3 bullet,b,2,bullets,Titre de paragraphe,head:3#,Head 3,ats-3,IRMS 3,head:3,h3,bill,ERMH3,ERMH31,ERMH32,ERMH33,ERMH34,ERMH35,ERMH36,ERMH37,ERMH38,ERMH39,ERMH310,ERMH311,ERMH312,ERMH313,ERMH314,ERMH315,ERMH316,ERMH317,ERMH318,ERMH319,l3,ERMH320"/>
    <w:basedOn w:val="Normal"/>
    <w:next w:val="Normal"/>
    <w:qFormat/>
    <w:rsid w:val="00E5651B"/>
    <w:pPr>
      <w:keepNext/>
      <w:numPr>
        <w:ilvl w:val="2"/>
        <w:numId w:val="2"/>
      </w:numPr>
      <w:spacing w:before="240" w:after="60"/>
      <w:outlineLvl w:val="2"/>
    </w:pPr>
    <w:rPr>
      <w:rFonts w:cs="Arial"/>
      <w:b/>
      <w:bCs/>
      <w:sz w:val="26"/>
      <w:szCs w:val="26"/>
    </w:rPr>
  </w:style>
  <w:style w:type="paragraph" w:styleId="Heading4">
    <w:name w:val="heading 4"/>
    <w:aliases w:val="Title 4,4 dash,d,3,dash,-&gt;1.,Subitem"/>
    <w:basedOn w:val="Normal"/>
    <w:next w:val="Normal"/>
    <w:qFormat/>
    <w:rsid w:val="00E5651B"/>
    <w:pPr>
      <w:keepNext/>
      <w:numPr>
        <w:ilvl w:val="3"/>
        <w:numId w:val="2"/>
      </w:numPr>
      <w:spacing w:before="240" w:after="60"/>
      <w:outlineLvl w:val="3"/>
    </w:pPr>
    <w:rPr>
      <w:rFonts w:ascii="Times New Roman" w:hAnsi="Times New Roman"/>
      <w:b/>
      <w:bCs/>
      <w:sz w:val="28"/>
      <w:szCs w:val="28"/>
    </w:rPr>
  </w:style>
  <w:style w:type="paragraph" w:styleId="Heading5">
    <w:name w:val="heading 5"/>
    <w:aliases w:val="-&gt;a.,Title 5,5 sub-bullet,sb,4,ats-5,Î"/>
    <w:basedOn w:val="Normal"/>
    <w:next w:val="Normal"/>
    <w:qFormat/>
    <w:rsid w:val="00E5651B"/>
    <w:pPr>
      <w:numPr>
        <w:ilvl w:val="4"/>
        <w:numId w:val="2"/>
      </w:numPr>
      <w:spacing w:before="240" w:after="60"/>
      <w:outlineLvl w:val="4"/>
    </w:pPr>
    <w:rPr>
      <w:b/>
      <w:bCs/>
      <w:i/>
      <w:iCs/>
      <w:sz w:val="26"/>
      <w:szCs w:val="26"/>
    </w:rPr>
  </w:style>
  <w:style w:type="paragraph" w:styleId="Heading6">
    <w:name w:val="heading 6"/>
    <w:aliases w:val="-&gt;1),sub-dash,sd,5"/>
    <w:basedOn w:val="Normal"/>
    <w:next w:val="Normal"/>
    <w:qFormat/>
    <w:rsid w:val="00E5651B"/>
    <w:pPr>
      <w:numPr>
        <w:ilvl w:val="5"/>
        <w:numId w:val="2"/>
      </w:numPr>
      <w:spacing w:before="240" w:after="60"/>
      <w:outlineLvl w:val="5"/>
    </w:pPr>
    <w:rPr>
      <w:rFonts w:ascii="Times New Roman" w:hAnsi="Times New Roman"/>
      <w:b/>
      <w:bCs/>
    </w:rPr>
  </w:style>
  <w:style w:type="paragraph" w:styleId="Heading7">
    <w:name w:val="heading 7"/>
    <w:aliases w:val="-&gt;a)"/>
    <w:basedOn w:val="Normal"/>
    <w:next w:val="Normal"/>
    <w:qFormat/>
    <w:rsid w:val="00E5651B"/>
    <w:pPr>
      <w:numPr>
        <w:ilvl w:val="6"/>
        <w:numId w:val="2"/>
      </w:numPr>
      <w:spacing w:before="240" w:after="60"/>
      <w:outlineLvl w:val="6"/>
    </w:pPr>
    <w:rPr>
      <w:rFonts w:ascii="Times New Roman" w:hAnsi="Times New Roman"/>
      <w:sz w:val="24"/>
      <w:szCs w:val="24"/>
    </w:rPr>
  </w:style>
  <w:style w:type="paragraph" w:styleId="Heading8">
    <w:name w:val="heading 8"/>
    <w:aliases w:val="l8"/>
    <w:basedOn w:val="Normal"/>
    <w:next w:val="Normal"/>
    <w:qFormat/>
    <w:rsid w:val="00E5651B"/>
    <w:pPr>
      <w:numPr>
        <w:ilvl w:val="7"/>
        <w:numId w:val="2"/>
      </w:numPr>
      <w:spacing w:before="240" w:after="60"/>
      <w:outlineLvl w:val="7"/>
    </w:pPr>
    <w:rPr>
      <w:rFonts w:ascii="Times New Roman" w:hAnsi="Times New Roman"/>
      <w:i/>
      <w:iCs/>
      <w:sz w:val="24"/>
      <w:szCs w:val="24"/>
    </w:rPr>
  </w:style>
  <w:style w:type="paragraph" w:styleId="Heading9">
    <w:name w:val="heading 9"/>
    <w:basedOn w:val="Normal"/>
    <w:next w:val="Normal"/>
    <w:qFormat/>
    <w:rsid w:val="00E5651B"/>
    <w:pPr>
      <w:numPr>
        <w:ilvl w:val="8"/>
        <w:numId w:val="2"/>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36846"/>
    <w:pPr>
      <w:tabs>
        <w:tab w:val="center" w:pos="4320"/>
        <w:tab w:val="right" w:pos="8640"/>
      </w:tabs>
    </w:pPr>
  </w:style>
  <w:style w:type="paragraph" w:styleId="Footer">
    <w:name w:val="footer"/>
    <w:basedOn w:val="Normal"/>
    <w:rsid w:val="00B36846"/>
    <w:pPr>
      <w:tabs>
        <w:tab w:val="center" w:pos="4320"/>
        <w:tab w:val="right" w:pos="8640"/>
      </w:tabs>
    </w:pPr>
  </w:style>
  <w:style w:type="paragraph" w:styleId="Title">
    <w:name w:val="Title"/>
    <w:basedOn w:val="Normal"/>
    <w:qFormat/>
    <w:rsid w:val="00B36846"/>
    <w:pPr>
      <w:spacing w:before="180"/>
      <w:jc w:val="center"/>
    </w:pPr>
    <w:rPr>
      <w:rFonts w:ascii="Times New Roman" w:hAnsi="Times New Roman"/>
      <w:b/>
      <w:bCs/>
      <w:caps/>
      <w:sz w:val="36"/>
      <w:szCs w:val="24"/>
    </w:rPr>
  </w:style>
  <w:style w:type="paragraph" w:customStyle="1" w:styleId="StyleSubtitleCover2TopNoborder">
    <w:name w:val="Style Subtitle Cover2 + Top: (No border)"/>
    <w:basedOn w:val="Normal"/>
    <w:rsid w:val="00B36846"/>
    <w:pPr>
      <w:keepNext/>
      <w:keepLines/>
      <w:spacing w:line="480" w:lineRule="atLeast"/>
      <w:jc w:val="right"/>
    </w:pPr>
    <w:rPr>
      <w:rFonts w:ascii="Times New Roman" w:hAnsi="Times New Roman"/>
      <w:kern w:val="28"/>
      <w:sz w:val="32"/>
      <w:szCs w:val="20"/>
    </w:rPr>
  </w:style>
  <w:style w:type="character" w:styleId="PageNumber">
    <w:name w:val="page number"/>
    <w:basedOn w:val="DefaultParagraphFont"/>
    <w:rsid w:val="00B36846"/>
  </w:style>
  <w:style w:type="paragraph" w:customStyle="1" w:styleId="tabletxt">
    <w:name w:val="tabletxt"/>
    <w:basedOn w:val="Normal"/>
    <w:rsid w:val="001C1C88"/>
    <w:pPr>
      <w:autoSpaceDE w:val="0"/>
      <w:autoSpaceDN w:val="0"/>
      <w:adjustRightInd w:val="0"/>
      <w:spacing w:before="20" w:after="20"/>
      <w:jc w:val="both"/>
    </w:pPr>
    <w:rPr>
      <w:rFonts w:ascii="Times New Roman" w:hAnsi="Times New Roman" w:cs="Arial"/>
      <w:sz w:val="20"/>
      <w:szCs w:val="20"/>
    </w:rPr>
  </w:style>
  <w:style w:type="paragraph" w:customStyle="1" w:styleId="Tabletext">
    <w:name w:val="Tabletext"/>
    <w:basedOn w:val="Normal"/>
    <w:rsid w:val="001C1C88"/>
    <w:pPr>
      <w:keepLines/>
      <w:widowControl w:val="0"/>
      <w:spacing w:line="240" w:lineRule="atLeast"/>
    </w:pPr>
    <w:rPr>
      <w:sz w:val="20"/>
      <w:szCs w:val="20"/>
    </w:rPr>
  </w:style>
  <w:style w:type="paragraph" w:customStyle="1" w:styleId="InfoBlue">
    <w:name w:val="InfoBlue"/>
    <w:basedOn w:val="Normal"/>
    <w:next w:val="BodyText"/>
    <w:rsid w:val="00D0170D"/>
    <w:pPr>
      <w:widowControl w:val="0"/>
      <w:spacing w:line="240" w:lineRule="atLeast"/>
      <w:ind w:left="576"/>
      <w:jc w:val="both"/>
    </w:pPr>
    <w:rPr>
      <w:rFonts w:ascii="Times New Roman" w:hAnsi="Times New Roman"/>
      <w:i/>
      <w:color w:val="0000FF"/>
      <w:sz w:val="24"/>
      <w:szCs w:val="20"/>
    </w:rPr>
  </w:style>
  <w:style w:type="paragraph" w:styleId="BodyText">
    <w:name w:val="Body Text"/>
    <w:basedOn w:val="Normal"/>
    <w:rsid w:val="00D0170D"/>
  </w:style>
  <w:style w:type="paragraph" w:customStyle="1" w:styleId="Appendix">
    <w:name w:val="Appendix"/>
    <w:basedOn w:val="Heading1"/>
    <w:rsid w:val="00317294"/>
  </w:style>
  <w:style w:type="paragraph" w:styleId="TOC1">
    <w:name w:val="toc 1"/>
    <w:basedOn w:val="Normal"/>
    <w:next w:val="Normal"/>
    <w:autoRedefine/>
    <w:uiPriority w:val="39"/>
    <w:rsid w:val="004B208B"/>
    <w:pPr>
      <w:tabs>
        <w:tab w:val="left" w:pos="440"/>
        <w:tab w:val="right" w:leader="dot" w:pos="9350"/>
      </w:tabs>
    </w:pPr>
    <w:rPr>
      <w:noProof/>
    </w:rPr>
  </w:style>
  <w:style w:type="paragraph" w:styleId="TOC2">
    <w:name w:val="toc 2"/>
    <w:basedOn w:val="Normal"/>
    <w:next w:val="Normal"/>
    <w:autoRedefine/>
    <w:uiPriority w:val="39"/>
    <w:rsid w:val="00317294"/>
    <w:pPr>
      <w:ind w:left="220"/>
    </w:pPr>
  </w:style>
  <w:style w:type="paragraph" w:styleId="TOC3">
    <w:name w:val="toc 3"/>
    <w:basedOn w:val="Normal"/>
    <w:next w:val="Normal"/>
    <w:autoRedefine/>
    <w:uiPriority w:val="39"/>
    <w:rsid w:val="00317294"/>
    <w:pPr>
      <w:ind w:left="440"/>
    </w:pPr>
  </w:style>
  <w:style w:type="character" w:styleId="Hyperlink">
    <w:name w:val="Hyperlink"/>
    <w:basedOn w:val="DefaultParagraphFont"/>
    <w:uiPriority w:val="99"/>
    <w:rsid w:val="00DB6B7A"/>
    <w:rPr>
      <w:rFonts w:ascii="Arial" w:hAnsi="Arial"/>
      <w:color w:val="auto"/>
      <w:u w:val="single"/>
    </w:rPr>
  </w:style>
  <w:style w:type="paragraph" w:customStyle="1" w:styleId="AppendixA1">
    <w:name w:val="Appendix A1"/>
    <w:basedOn w:val="Heading2"/>
    <w:rsid w:val="00852CBC"/>
    <w:pPr>
      <w:numPr>
        <w:numId w:val="1"/>
      </w:numPr>
    </w:pPr>
  </w:style>
  <w:style w:type="paragraph" w:styleId="Caption">
    <w:name w:val="caption"/>
    <w:aliases w:val="use for figure and table titles,CaptionTab Left,CaptionTab,BildBeschriftung + 12 pt"/>
    <w:basedOn w:val="Normal"/>
    <w:next w:val="Normal"/>
    <w:qFormat/>
    <w:rsid w:val="0024533A"/>
    <w:pPr>
      <w:spacing w:before="120" w:after="200"/>
      <w:jc w:val="center"/>
    </w:pPr>
    <w:rPr>
      <w:rFonts w:eastAsia="Times"/>
      <w:bCs/>
      <w:szCs w:val="20"/>
    </w:rPr>
  </w:style>
  <w:style w:type="character" w:styleId="Strong">
    <w:name w:val="Strong"/>
    <w:basedOn w:val="DefaultParagraphFont"/>
    <w:uiPriority w:val="22"/>
    <w:qFormat/>
    <w:rsid w:val="0024533A"/>
    <w:rPr>
      <w:b/>
      <w:bCs/>
    </w:rPr>
  </w:style>
  <w:style w:type="table" w:styleId="TableGrid">
    <w:name w:val="Table Grid"/>
    <w:basedOn w:val="TableNormal"/>
    <w:uiPriority w:val="59"/>
    <w:rsid w:val="00E30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CD39BF"/>
    <w:rPr>
      <w:sz w:val="16"/>
      <w:szCs w:val="16"/>
    </w:rPr>
  </w:style>
  <w:style w:type="paragraph" w:styleId="CommentText">
    <w:name w:val="annotation text"/>
    <w:basedOn w:val="Normal"/>
    <w:semiHidden/>
    <w:rsid w:val="00CD39BF"/>
    <w:rPr>
      <w:sz w:val="20"/>
      <w:szCs w:val="20"/>
    </w:rPr>
  </w:style>
  <w:style w:type="paragraph" w:styleId="CommentSubject">
    <w:name w:val="annotation subject"/>
    <w:basedOn w:val="CommentText"/>
    <w:next w:val="CommentText"/>
    <w:semiHidden/>
    <w:rsid w:val="00CD39BF"/>
    <w:rPr>
      <w:b/>
      <w:bCs/>
    </w:rPr>
  </w:style>
  <w:style w:type="paragraph" w:styleId="BalloonText">
    <w:name w:val="Balloon Text"/>
    <w:basedOn w:val="Normal"/>
    <w:semiHidden/>
    <w:rsid w:val="00CD39BF"/>
    <w:rPr>
      <w:rFonts w:ascii="Tahoma" w:hAnsi="Tahoma" w:cs="Tahoma"/>
      <w:sz w:val="16"/>
      <w:szCs w:val="16"/>
    </w:rPr>
  </w:style>
  <w:style w:type="table" w:styleId="TableElegant">
    <w:name w:val="Table Elegant"/>
    <w:basedOn w:val="TableNormal"/>
    <w:rsid w:val="00803E9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Numbered">
    <w:name w:val="Style Numbered"/>
    <w:basedOn w:val="NoList"/>
    <w:rsid w:val="00576833"/>
    <w:pPr>
      <w:numPr>
        <w:numId w:val="3"/>
      </w:numPr>
    </w:pPr>
  </w:style>
  <w:style w:type="character" w:customStyle="1" w:styleId="Heading2Char">
    <w:name w:val="Heading 2 Char"/>
    <w:aliases w:val="l2 Char,2 headline Char,headline Char,S&amp;R2 Char,ERMH2 Char,Titre de chapitre Char,ats-2 Char,h2 Char,Head2 Char,-&gt;1.1 Char,ERMH21 Char,ERMH22 Char,ERMH23 Char,ERMH24 Char,ERMH25 Char,ERMH26 Char,ERMH27 Char,ERMH28 Char,ERMH29 Char,T2 Char"/>
    <w:basedOn w:val="DefaultParagraphFont"/>
    <w:link w:val="Heading2"/>
    <w:rsid w:val="00BF036B"/>
    <w:rPr>
      <w:rFonts w:ascii="Arial" w:hAnsi="Arial" w:cs="Arial"/>
      <w:b/>
      <w:bCs/>
      <w:i/>
      <w:iCs/>
      <w:sz w:val="28"/>
      <w:szCs w:val="28"/>
    </w:rPr>
  </w:style>
  <w:style w:type="paragraph" w:customStyle="1" w:styleId="template">
    <w:name w:val="template"/>
    <w:basedOn w:val="Normal"/>
    <w:rsid w:val="00DC0D8F"/>
    <w:pPr>
      <w:spacing w:line="240" w:lineRule="exact"/>
    </w:pPr>
    <w:rPr>
      <w:i/>
      <w:szCs w:val="20"/>
    </w:rPr>
  </w:style>
  <w:style w:type="paragraph" w:customStyle="1" w:styleId="Table">
    <w:name w:val="Table"/>
    <w:basedOn w:val="Normal"/>
    <w:rsid w:val="00A663D1"/>
    <w:pPr>
      <w:keepLines/>
      <w:widowControl w:val="0"/>
      <w:suppressAutoHyphens/>
      <w:spacing w:before="120" w:after="60"/>
      <w:jc w:val="both"/>
    </w:pPr>
    <w:rPr>
      <w:sz w:val="20"/>
      <w:szCs w:val="20"/>
      <w:lang w:val="en-CA"/>
    </w:rPr>
  </w:style>
  <w:style w:type="paragraph" w:customStyle="1" w:styleId="TableContentCenter">
    <w:name w:val="Table Content Center"/>
    <w:basedOn w:val="Table"/>
    <w:rsid w:val="00A663D1"/>
    <w:pPr>
      <w:spacing w:before="60"/>
      <w:jc w:val="center"/>
    </w:pPr>
  </w:style>
  <w:style w:type="paragraph" w:customStyle="1" w:styleId="Paragraph">
    <w:name w:val="Paragraph"/>
    <w:basedOn w:val="Normal"/>
    <w:link w:val="ParagraphChar"/>
    <w:rsid w:val="0091774D"/>
    <w:pPr>
      <w:keepLines/>
      <w:widowControl w:val="0"/>
      <w:tabs>
        <w:tab w:val="left" w:pos="709"/>
        <w:tab w:val="left" w:pos="862"/>
      </w:tabs>
      <w:suppressAutoHyphens/>
      <w:spacing w:before="120" w:line="240" w:lineRule="atLeast"/>
      <w:ind w:left="851"/>
      <w:jc w:val="both"/>
    </w:pPr>
    <w:rPr>
      <w:szCs w:val="20"/>
      <w:lang w:val="en-CA"/>
    </w:rPr>
  </w:style>
  <w:style w:type="character" w:customStyle="1" w:styleId="ParagraphChar">
    <w:name w:val="Paragraph Char"/>
    <w:basedOn w:val="DefaultParagraphFont"/>
    <w:link w:val="Paragraph"/>
    <w:rsid w:val="0091774D"/>
    <w:rPr>
      <w:rFonts w:ascii="Arial" w:hAnsi="Arial"/>
      <w:sz w:val="22"/>
      <w:lang w:val="en-CA"/>
    </w:rPr>
  </w:style>
  <w:style w:type="character" w:styleId="Emphasis">
    <w:name w:val="Emphasis"/>
    <w:basedOn w:val="DefaultParagraphFont"/>
    <w:qFormat/>
    <w:rsid w:val="0055109D"/>
    <w:rPr>
      <w:i/>
      <w:iCs/>
    </w:rPr>
  </w:style>
  <w:style w:type="paragraph" w:styleId="TableofFigures">
    <w:name w:val="table of figures"/>
    <w:basedOn w:val="TOC1"/>
    <w:next w:val="Normal"/>
    <w:uiPriority w:val="99"/>
    <w:rsid w:val="00FF4DE7"/>
  </w:style>
  <w:style w:type="paragraph" w:customStyle="1" w:styleId="SubtitleBoldUnderline">
    <w:name w:val="Subtitle + Bold Underline"/>
    <w:basedOn w:val="Subtitle"/>
    <w:rsid w:val="00FD57A0"/>
    <w:pPr>
      <w:keepNext/>
      <w:widowControl w:val="0"/>
      <w:suppressAutoHyphens/>
      <w:spacing w:before="240" w:after="120"/>
      <w:outlineLvl w:val="9"/>
    </w:pPr>
    <w:rPr>
      <w:rFonts w:ascii="Arial" w:eastAsia="Lucida Sans Unicode" w:hAnsi="Arial" w:cs="Tahoma"/>
      <w:b/>
      <w:bCs/>
      <w:szCs w:val="28"/>
      <w:u w:val="single"/>
      <w:lang w:val="en-CA" w:eastAsia="ar-SA"/>
    </w:rPr>
  </w:style>
  <w:style w:type="paragraph" w:styleId="Subtitle">
    <w:name w:val="Subtitle"/>
    <w:basedOn w:val="Normal"/>
    <w:next w:val="Normal"/>
    <w:link w:val="SubtitleChar"/>
    <w:qFormat/>
    <w:rsid w:val="00FD57A0"/>
    <w:pPr>
      <w:spacing w:after="60"/>
      <w:jc w:val="center"/>
      <w:outlineLvl w:val="1"/>
    </w:pPr>
    <w:rPr>
      <w:rFonts w:ascii="Cambria" w:hAnsi="Cambria"/>
      <w:sz w:val="24"/>
      <w:szCs w:val="24"/>
    </w:rPr>
  </w:style>
  <w:style w:type="character" w:customStyle="1" w:styleId="SubtitleChar">
    <w:name w:val="Subtitle Char"/>
    <w:basedOn w:val="DefaultParagraphFont"/>
    <w:link w:val="Subtitle"/>
    <w:rsid w:val="00FD57A0"/>
    <w:rPr>
      <w:rFonts w:ascii="Cambria" w:eastAsia="Times New Roman" w:hAnsi="Cambria" w:cs="Times New Roman"/>
      <w:sz w:val="24"/>
      <w:szCs w:val="24"/>
    </w:rPr>
  </w:style>
  <w:style w:type="character" w:styleId="FollowedHyperlink">
    <w:name w:val="FollowedHyperlink"/>
    <w:basedOn w:val="DefaultParagraphFont"/>
    <w:rsid w:val="004B208B"/>
    <w:rPr>
      <w:color w:val="800080"/>
      <w:u w:val="single"/>
    </w:rPr>
  </w:style>
  <w:style w:type="paragraph" w:styleId="ListParagraph">
    <w:name w:val="List Paragraph"/>
    <w:basedOn w:val="Normal"/>
    <w:uiPriority w:val="34"/>
    <w:qFormat/>
    <w:rsid w:val="004A5601"/>
    <w:pPr>
      <w:ind w:left="720"/>
      <w:contextualSpacing/>
    </w:pPr>
  </w:style>
  <w:style w:type="paragraph" w:customStyle="1" w:styleId="UseCaseText">
    <w:name w:val="Use Case Text"/>
    <w:basedOn w:val="Normal"/>
    <w:rsid w:val="00DF7FB9"/>
    <w:pPr>
      <w:spacing w:before="60" w:after="60"/>
    </w:pPr>
    <w:rPr>
      <w:rFonts w:cs="Arial"/>
      <w:sz w:val="16"/>
      <w:szCs w:val="18"/>
    </w:rPr>
  </w:style>
  <w:style w:type="paragraph" w:customStyle="1" w:styleId="UseCaseHeader">
    <w:name w:val="Use Case Header"/>
    <w:basedOn w:val="UseCaseText"/>
    <w:rsid w:val="00DF7FB9"/>
    <w:rPr>
      <w:b/>
    </w:rPr>
  </w:style>
  <w:style w:type="paragraph" w:customStyle="1" w:styleId="UseCaseSection">
    <w:name w:val="Use Case Section"/>
    <w:basedOn w:val="UseCaseText"/>
    <w:rsid w:val="00DF7FB9"/>
    <w:pPr>
      <w:jc w:val="center"/>
    </w:pPr>
    <w:rPr>
      <w:b/>
      <w:sz w:val="18"/>
    </w:rPr>
  </w:style>
  <w:style w:type="paragraph" w:customStyle="1" w:styleId="UseCaseTitle">
    <w:name w:val="Use Case Title"/>
    <w:basedOn w:val="UseCaseText"/>
    <w:rsid w:val="00DF7FB9"/>
    <w:rPr>
      <w:b/>
      <w:sz w:val="18"/>
    </w:rPr>
  </w:style>
  <w:style w:type="paragraph" w:customStyle="1" w:styleId="Requirement">
    <w:name w:val="Requirement"/>
    <w:basedOn w:val="Normal"/>
    <w:rsid w:val="00C8020F"/>
    <w:pPr>
      <w:shd w:val="clear" w:color="auto" w:fill="FFFFCC"/>
      <w:spacing w:before="60" w:after="60"/>
      <w:jc w:val="both"/>
    </w:pPr>
    <w:rPr>
      <w:sz w:val="20"/>
      <w:szCs w:val="20"/>
      <w:lang w:val="en-GB" w:eastAsia="de-DE"/>
    </w:rPr>
  </w:style>
  <w:style w:type="paragraph" w:styleId="BodyText2">
    <w:name w:val="Body Text 2"/>
    <w:basedOn w:val="Normal"/>
    <w:link w:val="BodyText2Char"/>
    <w:rsid w:val="007A4D21"/>
    <w:pPr>
      <w:spacing w:before="60" w:after="60"/>
    </w:pPr>
    <w:rPr>
      <w:rFonts w:eastAsia="Times" w:cs="Arial"/>
      <w:noProof/>
      <w:szCs w:val="20"/>
    </w:rPr>
  </w:style>
  <w:style w:type="character" w:customStyle="1" w:styleId="BodyText2Char">
    <w:name w:val="Body Text 2 Char"/>
    <w:basedOn w:val="DefaultParagraphFont"/>
    <w:link w:val="BodyText2"/>
    <w:rsid w:val="007A4D21"/>
    <w:rPr>
      <w:rFonts w:ascii="Arial" w:eastAsia="Times" w:hAnsi="Arial" w:cs="Arial"/>
      <w:noProof/>
      <w:sz w:val="22"/>
    </w:rPr>
  </w:style>
  <w:style w:type="paragraph" w:customStyle="1" w:styleId="Default">
    <w:name w:val="Default"/>
    <w:rsid w:val="00F523D3"/>
    <w:pPr>
      <w:autoSpaceDE w:val="0"/>
      <w:autoSpaceDN w:val="0"/>
      <w:adjustRightInd w:val="0"/>
    </w:pPr>
    <w:rPr>
      <w:rFonts w:ascii="Calibri" w:hAnsi="Calibri" w:cs="Calibri"/>
      <w:color w:val="000000"/>
      <w:sz w:val="24"/>
      <w:szCs w:val="24"/>
    </w:rPr>
  </w:style>
  <w:style w:type="paragraph" w:styleId="DocumentMap">
    <w:name w:val="Document Map"/>
    <w:basedOn w:val="Normal"/>
    <w:link w:val="DocumentMapChar"/>
    <w:rsid w:val="00686832"/>
    <w:pPr>
      <w:spacing w:after="0"/>
    </w:pPr>
    <w:rPr>
      <w:rFonts w:ascii="Tahoma" w:hAnsi="Tahoma" w:cs="Tahoma"/>
      <w:sz w:val="16"/>
      <w:szCs w:val="16"/>
    </w:rPr>
  </w:style>
  <w:style w:type="character" w:customStyle="1" w:styleId="DocumentMapChar">
    <w:name w:val="Document Map Char"/>
    <w:basedOn w:val="DefaultParagraphFont"/>
    <w:link w:val="DocumentMap"/>
    <w:rsid w:val="00686832"/>
    <w:rPr>
      <w:rFonts w:ascii="Tahoma" w:hAnsi="Tahoma" w:cs="Tahoma"/>
      <w:sz w:val="16"/>
      <w:szCs w:val="16"/>
    </w:rPr>
  </w:style>
  <w:style w:type="paragraph" w:styleId="HTMLPreformatted">
    <w:name w:val="HTML Preformatted"/>
    <w:basedOn w:val="Normal"/>
    <w:link w:val="HTMLPreformattedChar"/>
    <w:uiPriority w:val="99"/>
    <w:unhideWhenUsed/>
    <w:rsid w:val="00B3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2A10"/>
    <w:rPr>
      <w:rFonts w:ascii="Courier New" w:hAnsi="Courier New" w:cs="Courier New"/>
    </w:rPr>
  </w:style>
  <w:style w:type="character" w:styleId="HTMLCode">
    <w:name w:val="HTML Code"/>
    <w:basedOn w:val="DefaultParagraphFont"/>
    <w:uiPriority w:val="99"/>
    <w:unhideWhenUsed/>
    <w:rsid w:val="00B32A10"/>
    <w:rPr>
      <w:rFonts w:ascii="Courier New" w:eastAsia="Times New Roman" w:hAnsi="Courier New" w:cs="Courier New"/>
      <w:sz w:val="20"/>
      <w:szCs w:val="20"/>
    </w:rPr>
  </w:style>
  <w:style w:type="paragraph" w:styleId="NormalWeb">
    <w:name w:val="Normal (Web)"/>
    <w:basedOn w:val="Normal"/>
    <w:uiPriority w:val="99"/>
    <w:unhideWhenUsed/>
    <w:rsid w:val="00F74AD6"/>
    <w:pPr>
      <w:spacing w:before="100" w:beforeAutospacing="1" w:after="100" w:afterAutospacing="1"/>
    </w:pPr>
    <w:rPr>
      <w:rFonts w:ascii="Times New Roman" w:hAnsi="Times New Roman"/>
      <w:sz w:val="24"/>
      <w:szCs w:val="24"/>
    </w:rPr>
  </w:style>
  <w:style w:type="character" w:customStyle="1" w:styleId="n">
    <w:name w:val="n"/>
    <w:basedOn w:val="DefaultParagraphFont"/>
    <w:rsid w:val="006229E0"/>
  </w:style>
  <w:style w:type="character" w:customStyle="1" w:styleId="p">
    <w:name w:val="p"/>
    <w:basedOn w:val="DefaultParagraphFont"/>
    <w:rsid w:val="006229E0"/>
  </w:style>
  <w:style w:type="character" w:customStyle="1" w:styleId="o">
    <w:name w:val="o"/>
    <w:basedOn w:val="DefaultParagraphFont"/>
    <w:rsid w:val="006229E0"/>
  </w:style>
  <w:style w:type="character" w:customStyle="1" w:styleId="c1">
    <w:name w:val="c1"/>
    <w:basedOn w:val="DefaultParagraphFont"/>
    <w:rsid w:val="006229E0"/>
  </w:style>
  <w:style w:type="character" w:customStyle="1" w:styleId="apple-converted-space">
    <w:name w:val="apple-converted-space"/>
    <w:basedOn w:val="DefaultParagraphFont"/>
    <w:rsid w:val="006229E0"/>
  </w:style>
  <w:style w:type="paragraph" w:styleId="PlainText">
    <w:name w:val="Plain Text"/>
    <w:basedOn w:val="Normal"/>
    <w:link w:val="PlainTextChar"/>
    <w:uiPriority w:val="99"/>
    <w:unhideWhenUsed/>
    <w:rsid w:val="00687BBA"/>
    <w:pPr>
      <w:spacing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687BBA"/>
    <w:rPr>
      <w:rFonts w:ascii="Consolas" w:eastAsiaTheme="minorHAnsi" w:hAnsi="Consolas" w:cstheme="minorBidi"/>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0E31"/>
    <w:pPr>
      <w:spacing w:after="120"/>
    </w:pPr>
    <w:rPr>
      <w:rFonts w:ascii="Arial" w:hAnsi="Arial"/>
      <w:sz w:val="22"/>
      <w:szCs w:val="22"/>
    </w:rPr>
  </w:style>
  <w:style w:type="paragraph" w:styleId="Heading1">
    <w:name w:val="heading 1"/>
    <w:aliases w:val="1 ghost,g,-&gt;PART 1,ghost,ats-1,head:1#,IRMS 1,1 ghost1,g1,ghost1,Titre principal,ERMH1,ERMH11,ERMH12,ERMH13,ERMH14,ERMH15,ERMH16,ERMH17,ERMH18,ERMH19,ERMH110,ERMH111,ERMH112,ERMH113,ERMH114,ERMH115,ERMH116,ERMH117,ERMH118,ERMH119,ERMH120"/>
    <w:basedOn w:val="Normal"/>
    <w:next w:val="Normal"/>
    <w:qFormat/>
    <w:rsid w:val="00E5651B"/>
    <w:pPr>
      <w:keepNext/>
      <w:numPr>
        <w:numId w:val="2"/>
      </w:numPr>
      <w:spacing w:before="240" w:after="60"/>
      <w:outlineLvl w:val="0"/>
    </w:pPr>
    <w:rPr>
      <w:rFonts w:cs="Arial"/>
      <w:b/>
      <w:bCs/>
      <w:kern w:val="32"/>
      <w:sz w:val="32"/>
      <w:szCs w:val="32"/>
    </w:rPr>
  </w:style>
  <w:style w:type="paragraph" w:styleId="Heading2">
    <w:name w:val="heading 2"/>
    <w:aliases w:val="l2,2 headline,headline,S&amp;R2,ERMH2,Titre de chapitre,ats-2,h2,Head2,-&gt;1.1,ERMH21,ERMH22,ERMH23,ERMH24,ERMH25,ERMH26,ERMH27,ERMH28,ERMH29,ERMH210,ERMH211,ERMH212,ERMH213,ERMH214,Second level,T2,Heading,标题 1.1,alpha+3#,. (1.1),sub-sect,rio,h"/>
    <w:basedOn w:val="Normal"/>
    <w:next w:val="Normal"/>
    <w:link w:val="Heading2Char"/>
    <w:qFormat/>
    <w:rsid w:val="00E5651B"/>
    <w:pPr>
      <w:keepNext/>
      <w:numPr>
        <w:ilvl w:val="1"/>
        <w:numId w:val="2"/>
      </w:numPr>
      <w:spacing w:before="240" w:after="60"/>
      <w:outlineLvl w:val="1"/>
    </w:pPr>
    <w:rPr>
      <w:rFonts w:cs="Arial"/>
      <w:b/>
      <w:bCs/>
      <w:i/>
      <w:iCs/>
      <w:sz w:val="28"/>
      <w:szCs w:val="28"/>
    </w:rPr>
  </w:style>
  <w:style w:type="paragraph" w:styleId="Heading3">
    <w:name w:val="heading 3"/>
    <w:aliases w:val="3 bullet,b,2,bullets,Titre de paragraphe,head:3#,Head 3,ats-3,IRMS 3,head:3,h3,bill,ERMH3,ERMH31,ERMH32,ERMH33,ERMH34,ERMH35,ERMH36,ERMH37,ERMH38,ERMH39,ERMH310,ERMH311,ERMH312,ERMH313,ERMH314,ERMH315,ERMH316,ERMH317,ERMH318,ERMH319,l3,ERMH320"/>
    <w:basedOn w:val="Normal"/>
    <w:next w:val="Normal"/>
    <w:qFormat/>
    <w:rsid w:val="00E5651B"/>
    <w:pPr>
      <w:keepNext/>
      <w:numPr>
        <w:ilvl w:val="2"/>
        <w:numId w:val="2"/>
      </w:numPr>
      <w:spacing w:before="240" w:after="60"/>
      <w:outlineLvl w:val="2"/>
    </w:pPr>
    <w:rPr>
      <w:rFonts w:cs="Arial"/>
      <w:b/>
      <w:bCs/>
      <w:sz w:val="26"/>
      <w:szCs w:val="26"/>
    </w:rPr>
  </w:style>
  <w:style w:type="paragraph" w:styleId="Heading4">
    <w:name w:val="heading 4"/>
    <w:aliases w:val="Title 4,4 dash,d,3,dash,-&gt;1.,Subitem"/>
    <w:basedOn w:val="Normal"/>
    <w:next w:val="Normal"/>
    <w:qFormat/>
    <w:rsid w:val="00E5651B"/>
    <w:pPr>
      <w:keepNext/>
      <w:numPr>
        <w:ilvl w:val="3"/>
        <w:numId w:val="2"/>
      </w:numPr>
      <w:spacing w:before="240" w:after="60"/>
      <w:outlineLvl w:val="3"/>
    </w:pPr>
    <w:rPr>
      <w:rFonts w:ascii="Times New Roman" w:hAnsi="Times New Roman"/>
      <w:b/>
      <w:bCs/>
      <w:sz w:val="28"/>
      <w:szCs w:val="28"/>
    </w:rPr>
  </w:style>
  <w:style w:type="paragraph" w:styleId="Heading5">
    <w:name w:val="heading 5"/>
    <w:aliases w:val="-&gt;a.,Title 5,5 sub-bullet,sb,4,ats-5,Î"/>
    <w:basedOn w:val="Normal"/>
    <w:next w:val="Normal"/>
    <w:qFormat/>
    <w:rsid w:val="00E5651B"/>
    <w:pPr>
      <w:numPr>
        <w:ilvl w:val="4"/>
        <w:numId w:val="2"/>
      </w:numPr>
      <w:spacing w:before="240" w:after="60"/>
      <w:outlineLvl w:val="4"/>
    </w:pPr>
    <w:rPr>
      <w:b/>
      <w:bCs/>
      <w:i/>
      <w:iCs/>
      <w:sz w:val="26"/>
      <w:szCs w:val="26"/>
    </w:rPr>
  </w:style>
  <w:style w:type="paragraph" w:styleId="Heading6">
    <w:name w:val="heading 6"/>
    <w:aliases w:val="-&gt;1),sub-dash,sd,5"/>
    <w:basedOn w:val="Normal"/>
    <w:next w:val="Normal"/>
    <w:qFormat/>
    <w:rsid w:val="00E5651B"/>
    <w:pPr>
      <w:numPr>
        <w:ilvl w:val="5"/>
        <w:numId w:val="2"/>
      </w:numPr>
      <w:spacing w:before="240" w:after="60"/>
      <w:outlineLvl w:val="5"/>
    </w:pPr>
    <w:rPr>
      <w:rFonts w:ascii="Times New Roman" w:hAnsi="Times New Roman"/>
      <w:b/>
      <w:bCs/>
    </w:rPr>
  </w:style>
  <w:style w:type="paragraph" w:styleId="Heading7">
    <w:name w:val="heading 7"/>
    <w:aliases w:val="-&gt;a)"/>
    <w:basedOn w:val="Normal"/>
    <w:next w:val="Normal"/>
    <w:qFormat/>
    <w:rsid w:val="00E5651B"/>
    <w:pPr>
      <w:numPr>
        <w:ilvl w:val="6"/>
        <w:numId w:val="2"/>
      </w:numPr>
      <w:spacing w:before="240" w:after="60"/>
      <w:outlineLvl w:val="6"/>
    </w:pPr>
    <w:rPr>
      <w:rFonts w:ascii="Times New Roman" w:hAnsi="Times New Roman"/>
      <w:sz w:val="24"/>
      <w:szCs w:val="24"/>
    </w:rPr>
  </w:style>
  <w:style w:type="paragraph" w:styleId="Heading8">
    <w:name w:val="heading 8"/>
    <w:aliases w:val="l8"/>
    <w:basedOn w:val="Normal"/>
    <w:next w:val="Normal"/>
    <w:qFormat/>
    <w:rsid w:val="00E5651B"/>
    <w:pPr>
      <w:numPr>
        <w:ilvl w:val="7"/>
        <w:numId w:val="2"/>
      </w:numPr>
      <w:spacing w:before="240" w:after="60"/>
      <w:outlineLvl w:val="7"/>
    </w:pPr>
    <w:rPr>
      <w:rFonts w:ascii="Times New Roman" w:hAnsi="Times New Roman"/>
      <w:i/>
      <w:iCs/>
      <w:sz w:val="24"/>
      <w:szCs w:val="24"/>
    </w:rPr>
  </w:style>
  <w:style w:type="paragraph" w:styleId="Heading9">
    <w:name w:val="heading 9"/>
    <w:basedOn w:val="Normal"/>
    <w:next w:val="Normal"/>
    <w:qFormat/>
    <w:rsid w:val="00E5651B"/>
    <w:pPr>
      <w:numPr>
        <w:ilvl w:val="8"/>
        <w:numId w:val="2"/>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36846"/>
    <w:pPr>
      <w:tabs>
        <w:tab w:val="center" w:pos="4320"/>
        <w:tab w:val="right" w:pos="8640"/>
      </w:tabs>
    </w:pPr>
  </w:style>
  <w:style w:type="paragraph" w:styleId="Footer">
    <w:name w:val="footer"/>
    <w:basedOn w:val="Normal"/>
    <w:rsid w:val="00B36846"/>
    <w:pPr>
      <w:tabs>
        <w:tab w:val="center" w:pos="4320"/>
        <w:tab w:val="right" w:pos="8640"/>
      </w:tabs>
    </w:pPr>
  </w:style>
  <w:style w:type="paragraph" w:styleId="Title">
    <w:name w:val="Title"/>
    <w:basedOn w:val="Normal"/>
    <w:qFormat/>
    <w:rsid w:val="00B36846"/>
    <w:pPr>
      <w:spacing w:before="180"/>
      <w:jc w:val="center"/>
    </w:pPr>
    <w:rPr>
      <w:rFonts w:ascii="Times New Roman" w:hAnsi="Times New Roman"/>
      <w:b/>
      <w:bCs/>
      <w:caps/>
      <w:sz w:val="36"/>
      <w:szCs w:val="24"/>
    </w:rPr>
  </w:style>
  <w:style w:type="paragraph" w:customStyle="1" w:styleId="StyleSubtitleCover2TopNoborder">
    <w:name w:val="Style Subtitle Cover2 + Top: (No border)"/>
    <w:basedOn w:val="Normal"/>
    <w:rsid w:val="00B36846"/>
    <w:pPr>
      <w:keepNext/>
      <w:keepLines/>
      <w:spacing w:line="480" w:lineRule="atLeast"/>
      <w:jc w:val="right"/>
    </w:pPr>
    <w:rPr>
      <w:rFonts w:ascii="Times New Roman" w:hAnsi="Times New Roman"/>
      <w:kern w:val="28"/>
      <w:sz w:val="32"/>
      <w:szCs w:val="20"/>
    </w:rPr>
  </w:style>
  <w:style w:type="character" w:styleId="PageNumber">
    <w:name w:val="page number"/>
    <w:basedOn w:val="DefaultParagraphFont"/>
    <w:rsid w:val="00B36846"/>
  </w:style>
  <w:style w:type="paragraph" w:customStyle="1" w:styleId="tabletxt">
    <w:name w:val="tabletxt"/>
    <w:basedOn w:val="Normal"/>
    <w:rsid w:val="001C1C88"/>
    <w:pPr>
      <w:autoSpaceDE w:val="0"/>
      <w:autoSpaceDN w:val="0"/>
      <w:adjustRightInd w:val="0"/>
      <w:spacing w:before="20" w:after="20"/>
      <w:jc w:val="both"/>
    </w:pPr>
    <w:rPr>
      <w:rFonts w:ascii="Times New Roman" w:hAnsi="Times New Roman" w:cs="Arial"/>
      <w:sz w:val="20"/>
      <w:szCs w:val="20"/>
    </w:rPr>
  </w:style>
  <w:style w:type="paragraph" w:customStyle="1" w:styleId="Tabletext">
    <w:name w:val="Tabletext"/>
    <w:basedOn w:val="Normal"/>
    <w:rsid w:val="001C1C88"/>
    <w:pPr>
      <w:keepLines/>
      <w:widowControl w:val="0"/>
      <w:spacing w:line="240" w:lineRule="atLeast"/>
    </w:pPr>
    <w:rPr>
      <w:sz w:val="20"/>
      <w:szCs w:val="20"/>
    </w:rPr>
  </w:style>
  <w:style w:type="paragraph" w:customStyle="1" w:styleId="InfoBlue">
    <w:name w:val="InfoBlue"/>
    <w:basedOn w:val="Normal"/>
    <w:next w:val="BodyText"/>
    <w:rsid w:val="00D0170D"/>
    <w:pPr>
      <w:widowControl w:val="0"/>
      <w:spacing w:line="240" w:lineRule="atLeast"/>
      <w:ind w:left="576"/>
      <w:jc w:val="both"/>
    </w:pPr>
    <w:rPr>
      <w:rFonts w:ascii="Times New Roman" w:hAnsi="Times New Roman"/>
      <w:i/>
      <w:color w:val="0000FF"/>
      <w:sz w:val="24"/>
      <w:szCs w:val="20"/>
    </w:rPr>
  </w:style>
  <w:style w:type="paragraph" w:styleId="BodyText">
    <w:name w:val="Body Text"/>
    <w:basedOn w:val="Normal"/>
    <w:rsid w:val="00D0170D"/>
  </w:style>
  <w:style w:type="paragraph" w:customStyle="1" w:styleId="Appendix">
    <w:name w:val="Appendix"/>
    <w:basedOn w:val="Heading1"/>
    <w:rsid w:val="00317294"/>
  </w:style>
  <w:style w:type="paragraph" w:styleId="TOC1">
    <w:name w:val="toc 1"/>
    <w:basedOn w:val="Normal"/>
    <w:next w:val="Normal"/>
    <w:autoRedefine/>
    <w:uiPriority w:val="39"/>
    <w:rsid w:val="004B208B"/>
    <w:pPr>
      <w:tabs>
        <w:tab w:val="left" w:pos="440"/>
        <w:tab w:val="right" w:leader="dot" w:pos="9350"/>
      </w:tabs>
    </w:pPr>
    <w:rPr>
      <w:noProof/>
    </w:rPr>
  </w:style>
  <w:style w:type="paragraph" w:styleId="TOC2">
    <w:name w:val="toc 2"/>
    <w:basedOn w:val="Normal"/>
    <w:next w:val="Normal"/>
    <w:autoRedefine/>
    <w:uiPriority w:val="39"/>
    <w:rsid w:val="00317294"/>
    <w:pPr>
      <w:ind w:left="220"/>
    </w:pPr>
  </w:style>
  <w:style w:type="paragraph" w:styleId="TOC3">
    <w:name w:val="toc 3"/>
    <w:basedOn w:val="Normal"/>
    <w:next w:val="Normal"/>
    <w:autoRedefine/>
    <w:uiPriority w:val="39"/>
    <w:rsid w:val="00317294"/>
    <w:pPr>
      <w:ind w:left="440"/>
    </w:pPr>
  </w:style>
  <w:style w:type="character" w:styleId="Hyperlink">
    <w:name w:val="Hyperlink"/>
    <w:basedOn w:val="DefaultParagraphFont"/>
    <w:uiPriority w:val="99"/>
    <w:rsid w:val="00DB6B7A"/>
    <w:rPr>
      <w:rFonts w:ascii="Arial" w:hAnsi="Arial"/>
      <w:color w:val="auto"/>
      <w:u w:val="single"/>
    </w:rPr>
  </w:style>
  <w:style w:type="paragraph" w:customStyle="1" w:styleId="AppendixA1">
    <w:name w:val="Appendix A1"/>
    <w:basedOn w:val="Heading2"/>
    <w:rsid w:val="00852CBC"/>
    <w:pPr>
      <w:numPr>
        <w:numId w:val="1"/>
      </w:numPr>
    </w:pPr>
  </w:style>
  <w:style w:type="paragraph" w:styleId="Caption">
    <w:name w:val="caption"/>
    <w:aliases w:val="use for figure and table titles,CaptionTab Left,CaptionTab,BildBeschriftung + 12 pt"/>
    <w:basedOn w:val="Normal"/>
    <w:next w:val="Normal"/>
    <w:qFormat/>
    <w:rsid w:val="0024533A"/>
    <w:pPr>
      <w:spacing w:before="120" w:after="200"/>
      <w:jc w:val="center"/>
    </w:pPr>
    <w:rPr>
      <w:rFonts w:eastAsia="Times"/>
      <w:bCs/>
      <w:szCs w:val="20"/>
    </w:rPr>
  </w:style>
  <w:style w:type="character" w:styleId="Strong">
    <w:name w:val="Strong"/>
    <w:basedOn w:val="DefaultParagraphFont"/>
    <w:uiPriority w:val="22"/>
    <w:qFormat/>
    <w:rsid w:val="0024533A"/>
    <w:rPr>
      <w:b/>
      <w:bCs/>
    </w:rPr>
  </w:style>
  <w:style w:type="table" w:styleId="TableGrid">
    <w:name w:val="Table Grid"/>
    <w:basedOn w:val="TableNormal"/>
    <w:uiPriority w:val="59"/>
    <w:rsid w:val="00E301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CD39BF"/>
    <w:rPr>
      <w:sz w:val="16"/>
      <w:szCs w:val="16"/>
    </w:rPr>
  </w:style>
  <w:style w:type="paragraph" w:styleId="CommentText">
    <w:name w:val="annotation text"/>
    <w:basedOn w:val="Normal"/>
    <w:semiHidden/>
    <w:rsid w:val="00CD39BF"/>
    <w:rPr>
      <w:sz w:val="20"/>
      <w:szCs w:val="20"/>
    </w:rPr>
  </w:style>
  <w:style w:type="paragraph" w:styleId="CommentSubject">
    <w:name w:val="annotation subject"/>
    <w:basedOn w:val="CommentText"/>
    <w:next w:val="CommentText"/>
    <w:semiHidden/>
    <w:rsid w:val="00CD39BF"/>
    <w:rPr>
      <w:b/>
      <w:bCs/>
    </w:rPr>
  </w:style>
  <w:style w:type="paragraph" w:styleId="BalloonText">
    <w:name w:val="Balloon Text"/>
    <w:basedOn w:val="Normal"/>
    <w:semiHidden/>
    <w:rsid w:val="00CD39BF"/>
    <w:rPr>
      <w:rFonts w:ascii="Tahoma" w:hAnsi="Tahoma" w:cs="Tahoma"/>
      <w:sz w:val="16"/>
      <w:szCs w:val="16"/>
    </w:rPr>
  </w:style>
  <w:style w:type="table" w:styleId="TableElegant">
    <w:name w:val="Table Elegant"/>
    <w:basedOn w:val="TableNormal"/>
    <w:rsid w:val="00803E95"/>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Numbered">
    <w:name w:val="Style Numbered"/>
    <w:basedOn w:val="NoList"/>
    <w:rsid w:val="00576833"/>
    <w:pPr>
      <w:numPr>
        <w:numId w:val="3"/>
      </w:numPr>
    </w:pPr>
  </w:style>
  <w:style w:type="character" w:customStyle="1" w:styleId="Heading2Char">
    <w:name w:val="Heading 2 Char"/>
    <w:aliases w:val="l2 Char,2 headline Char,headline Char,S&amp;R2 Char,ERMH2 Char,Titre de chapitre Char,ats-2 Char,h2 Char,Head2 Char,-&gt;1.1 Char,ERMH21 Char,ERMH22 Char,ERMH23 Char,ERMH24 Char,ERMH25 Char,ERMH26 Char,ERMH27 Char,ERMH28 Char,ERMH29 Char,T2 Char"/>
    <w:basedOn w:val="DefaultParagraphFont"/>
    <w:link w:val="Heading2"/>
    <w:rsid w:val="00BF036B"/>
    <w:rPr>
      <w:rFonts w:ascii="Arial" w:hAnsi="Arial" w:cs="Arial"/>
      <w:b/>
      <w:bCs/>
      <w:i/>
      <w:iCs/>
      <w:sz w:val="28"/>
      <w:szCs w:val="28"/>
    </w:rPr>
  </w:style>
  <w:style w:type="paragraph" w:customStyle="1" w:styleId="template">
    <w:name w:val="template"/>
    <w:basedOn w:val="Normal"/>
    <w:rsid w:val="00DC0D8F"/>
    <w:pPr>
      <w:spacing w:line="240" w:lineRule="exact"/>
    </w:pPr>
    <w:rPr>
      <w:i/>
      <w:szCs w:val="20"/>
    </w:rPr>
  </w:style>
  <w:style w:type="paragraph" w:customStyle="1" w:styleId="Table">
    <w:name w:val="Table"/>
    <w:basedOn w:val="Normal"/>
    <w:rsid w:val="00A663D1"/>
    <w:pPr>
      <w:keepLines/>
      <w:widowControl w:val="0"/>
      <w:suppressAutoHyphens/>
      <w:spacing w:before="120" w:after="60"/>
      <w:jc w:val="both"/>
    </w:pPr>
    <w:rPr>
      <w:sz w:val="20"/>
      <w:szCs w:val="20"/>
      <w:lang w:val="en-CA"/>
    </w:rPr>
  </w:style>
  <w:style w:type="paragraph" w:customStyle="1" w:styleId="TableContentCenter">
    <w:name w:val="Table Content Center"/>
    <w:basedOn w:val="Table"/>
    <w:rsid w:val="00A663D1"/>
    <w:pPr>
      <w:spacing w:before="60"/>
      <w:jc w:val="center"/>
    </w:pPr>
  </w:style>
  <w:style w:type="paragraph" w:customStyle="1" w:styleId="Paragraph">
    <w:name w:val="Paragraph"/>
    <w:basedOn w:val="Normal"/>
    <w:link w:val="ParagraphChar"/>
    <w:rsid w:val="0091774D"/>
    <w:pPr>
      <w:keepLines/>
      <w:widowControl w:val="0"/>
      <w:tabs>
        <w:tab w:val="left" w:pos="709"/>
        <w:tab w:val="left" w:pos="862"/>
      </w:tabs>
      <w:suppressAutoHyphens/>
      <w:spacing w:before="120" w:line="240" w:lineRule="atLeast"/>
      <w:ind w:left="851"/>
      <w:jc w:val="both"/>
    </w:pPr>
    <w:rPr>
      <w:szCs w:val="20"/>
      <w:lang w:val="en-CA"/>
    </w:rPr>
  </w:style>
  <w:style w:type="character" w:customStyle="1" w:styleId="ParagraphChar">
    <w:name w:val="Paragraph Char"/>
    <w:basedOn w:val="DefaultParagraphFont"/>
    <w:link w:val="Paragraph"/>
    <w:rsid w:val="0091774D"/>
    <w:rPr>
      <w:rFonts w:ascii="Arial" w:hAnsi="Arial"/>
      <w:sz w:val="22"/>
      <w:lang w:val="en-CA"/>
    </w:rPr>
  </w:style>
  <w:style w:type="character" w:styleId="Emphasis">
    <w:name w:val="Emphasis"/>
    <w:basedOn w:val="DefaultParagraphFont"/>
    <w:qFormat/>
    <w:rsid w:val="0055109D"/>
    <w:rPr>
      <w:i/>
      <w:iCs/>
    </w:rPr>
  </w:style>
  <w:style w:type="paragraph" w:styleId="TableofFigures">
    <w:name w:val="table of figures"/>
    <w:basedOn w:val="TOC1"/>
    <w:next w:val="Normal"/>
    <w:uiPriority w:val="99"/>
    <w:rsid w:val="00FF4DE7"/>
  </w:style>
  <w:style w:type="paragraph" w:customStyle="1" w:styleId="SubtitleBoldUnderline">
    <w:name w:val="Subtitle + Bold Underline"/>
    <w:basedOn w:val="Subtitle"/>
    <w:rsid w:val="00FD57A0"/>
    <w:pPr>
      <w:keepNext/>
      <w:widowControl w:val="0"/>
      <w:suppressAutoHyphens/>
      <w:spacing w:before="240" w:after="120"/>
      <w:outlineLvl w:val="9"/>
    </w:pPr>
    <w:rPr>
      <w:rFonts w:ascii="Arial" w:eastAsia="Lucida Sans Unicode" w:hAnsi="Arial" w:cs="Tahoma"/>
      <w:b/>
      <w:bCs/>
      <w:szCs w:val="28"/>
      <w:u w:val="single"/>
      <w:lang w:val="en-CA" w:eastAsia="ar-SA"/>
    </w:rPr>
  </w:style>
  <w:style w:type="paragraph" w:styleId="Subtitle">
    <w:name w:val="Subtitle"/>
    <w:basedOn w:val="Normal"/>
    <w:next w:val="Normal"/>
    <w:link w:val="SubtitleChar"/>
    <w:qFormat/>
    <w:rsid w:val="00FD57A0"/>
    <w:pPr>
      <w:spacing w:after="60"/>
      <w:jc w:val="center"/>
      <w:outlineLvl w:val="1"/>
    </w:pPr>
    <w:rPr>
      <w:rFonts w:ascii="Cambria" w:hAnsi="Cambria"/>
      <w:sz w:val="24"/>
      <w:szCs w:val="24"/>
    </w:rPr>
  </w:style>
  <w:style w:type="character" w:customStyle="1" w:styleId="SubtitleChar">
    <w:name w:val="Subtitle Char"/>
    <w:basedOn w:val="DefaultParagraphFont"/>
    <w:link w:val="Subtitle"/>
    <w:rsid w:val="00FD57A0"/>
    <w:rPr>
      <w:rFonts w:ascii="Cambria" w:eastAsia="Times New Roman" w:hAnsi="Cambria" w:cs="Times New Roman"/>
      <w:sz w:val="24"/>
      <w:szCs w:val="24"/>
    </w:rPr>
  </w:style>
  <w:style w:type="character" w:styleId="FollowedHyperlink">
    <w:name w:val="FollowedHyperlink"/>
    <w:basedOn w:val="DefaultParagraphFont"/>
    <w:rsid w:val="004B208B"/>
    <w:rPr>
      <w:color w:val="800080"/>
      <w:u w:val="single"/>
    </w:rPr>
  </w:style>
  <w:style w:type="paragraph" w:styleId="ListParagraph">
    <w:name w:val="List Paragraph"/>
    <w:basedOn w:val="Normal"/>
    <w:uiPriority w:val="34"/>
    <w:qFormat/>
    <w:rsid w:val="004A5601"/>
    <w:pPr>
      <w:ind w:left="720"/>
      <w:contextualSpacing/>
    </w:pPr>
  </w:style>
  <w:style w:type="paragraph" w:customStyle="1" w:styleId="UseCaseText">
    <w:name w:val="Use Case Text"/>
    <w:basedOn w:val="Normal"/>
    <w:rsid w:val="00DF7FB9"/>
    <w:pPr>
      <w:spacing w:before="60" w:after="60"/>
    </w:pPr>
    <w:rPr>
      <w:rFonts w:cs="Arial"/>
      <w:sz w:val="16"/>
      <w:szCs w:val="18"/>
    </w:rPr>
  </w:style>
  <w:style w:type="paragraph" w:customStyle="1" w:styleId="UseCaseHeader">
    <w:name w:val="Use Case Header"/>
    <w:basedOn w:val="UseCaseText"/>
    <w:rsid w:val="00DF7FB9"/>
    <w:rPr>
      <w:b/>
    </w:rPr>
  </w:style>
  <w:style w:type="paragraph" w:customStyle="1" w:styleId="UseCaseSection">
    <w:name w:val="Use Case Section"/>
    <w:basedOn w:val="UseCaseText"/>
    <w:rsid w:val="00DF7FB9"/>
    <w:pPr>
      <w:jc w:val="center"/>
    </w:pPr>
    <w:rPr>
      <w:b/>
      <w:sz w:val="18"/>
    </w:rPr>
  </w:style>
  <w:style w:type="paragraph" w:customStyle="1" w:styleId="UseCaseTitle">
    <w:name w:val="Use Case Title"/>
    <w:basedOn w:val="UseCaseText"/>
    <w:rsid w:val="00DF7FB9"/>
    <w:rPr>
      <w:b/>
      <w:sz w:val="18"/>
    </w:rPr>
  </w:style>
  <w:style w:type="paragraph" w:customStyle="1" w:styleId="Requirement">
    <w:name w:val="Requirement"/>
    <w:basedOn w:val="Normal"/>
    <w:rsid w:val="00C8020F"/>
    <w:pPr>
      <w:shd w:val="clear" w:color="auto" w:fill="FFFFCC"/>
      <w:spacing w:before="60" w:after="60"/>
      <w:jc w:val="both"/>
    </w:pPr>
    <w:rPr>
      <w:sz w:val="20"/>
      <w:szCs w:val="20"/>
      <w:lang w:val="en-GB" w:eastAsia="de-DE"/>
    </w:rPr>
  </w:style>
  <w:style w:type="paragraph" w:styleId="BodyText2">
    <w:name w:val="Body Text 2"/>
    <w:basedOn w:val="Normal"/>
    <w:link w:val="BodyText2Char"/>
    <w:rsid w:val="007A4D21"/>
    <w:pPr>
      <w:spacing w:before="60" w:after="60"/>
    </w:pPr>
    <w:rPr>
      <w:rFonts w:eastAsia="Times" w:cs="Arial"/>
      <w:noProof/>
      <w:szCs w:val="20"/>
    </w:rPr>
  </w:style>
  <w:style w:type="character" w:customStyle="1" w:styleId="BodyText2Char">
    <w:name w:val="Body Text 2 Char"/>
    <w:basedOn w:val="DefaultParagraphFont"/>
    <w:link w:val="BodyText2"/>
    <w:rsid w:val="007A4D21"/>
    <w:rPr>
      <w:rFonts w:ascii="Arial" w:eastAsia="Times" w:hAnsi="Arial" w:cs="Arial"/>
      <w:noProof/>
      <w:sz w:val="22"/>
    </w:rPr>
  </w:style>
  <w:style w:type="paragraph" w:customStyle="1" w:styleId="Default">
    <w:name w:val="Default"/>
    <w:rsid w:val="00F523D3"/>
    <w:pPr>
      <w:autoSpaceDE w:val="0"/>
      <w:autoSpaceDN w:val="0"/>
      <w:adjustRightInd w:val="0"/>
    </w:pPr>
    <w:rPr>
      <w:rFonts w:ascii="Calibri" w:hAnsi="Calibri" w:cs="Calibri"/>
      <w:color w:val="000000"/>
      <w:sz w:val="24"/>
      <w:szCs w:val="24"/>
    </w:rPr>
  </w:style>
  <w:style w:type="paragraph" w:styleId="DocumentMap">
    <w:name w:val="Document Map"/>
    <w:basedOn w:val="Normal"/>
    <w:link w:val="DocumentMapChar"/>
    <w:rsid w:val="00686832"/>
    <w:pPr>
      <w:spacing w:after="0"/>
    </w:pPr>
    <w:rPr>
      <w:rFonts w:ascii="Tahoma" w:hAnsi="Tahoma" w:cs="Tahoma"/>
      <w:sz w:val="16"/>
      <w:szCs w:val="16"/>
    </w:rPr>
  </w:style>
  <w:style w:type="character" w:customStyle="1" w:styleId="DocumentMapChar">
    <w:name w:val="Document Map Char"/>
    <w:basedOn w:val="DefaultParagraphFont"/>
    <w:link w:val="DocumentMap"/>
    <w:rsid w:val="00686832"/>
    <w:rPr>
      <w:rFonts w:ascii="Tahoma" w:hAnsi="Tahoma" w:cs="Tahoma"/>
      <w:sz w:val="16"/>
      <w:szCs w:val="16"/>
    </w:rPr>
  </w:style>
  <w:style w:type="paragraph" w:styleId="HTMLPreformatted">
    <w:name w:val="HTML Preformatted"/>
    <w:basedOn w:val="Normal"/>
    <w:link w:val="HTMLPreformattedChar"/>
    <w:uiPriority w:val="99"/>
    <w:unhideWhenUsed/>
    <w:rsid w:val="00B32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32A10"/>
    <w:rPr>
      <w:rFonts w:ascii="Courier New" w:hAnsi="Courier New" w:cs="Courier New"/>
    </w:rPr>
  </w:style>
  <w:style w:type="character" w:styleId="HTMLCode">
    <w:name w:val="HTML Code"/>
    <w:basedOn w:val="DefaultParagraphFont"/>
    <w:uiPriority w:val="99"/>
    <w:unhideWhenUsed/>
    <w:rsid w:val="00B32A10"/>
    <w:rPr>
      <w:rFonts w:ascii="Courier New" w:eastAsia="Times New Roman" w:hAnsi="Courier New" w:cs="Courier New"/>
      <w:sz w:val="20"/>
      <w:szCs w:val="20"/>
    </w:rPr>
  </w:style>
  <w:style w:type="paragraph" w:styleId="NormalWeb">
    <w:name w:val="Normal (Web)"/>
    <w:basedOn w:val="Normal"/>
    <w:uiPriority w:val="99"/>
    <w:unhideWhenUsed/>
    <w:rsid w:val="00F74AD6"/>
    <w:pPr>
      <w:spacing w:before="100" w:beforeAutospacing="1" w:after="100" w:afterAutospacing="1"/>
    </w:pPr>
    <w:rPr>
      <w:rFonts w:ascii="Times New Roman" w:hAnsi="Times New Roman"/>
      <w:sz w:val="24"/>
      <w:szCs w:val="24"/>
    </w:rPr>
  </w:style>
  <w:style w:type="character" w:customStyle="1" w:styleId="n">
    <w:name w:val="n"/>
    <w:basedOn w:val="DefaultParagraphFont"/>
    <w:rsid w:val="006229E0"/>
  </w:style>
  <w:style w:type="character" w:customStyle="1" w:styleId="p">
    <w:name w:val="p"/>
    <w:basedOn w:val="DefaultParagraphFont"/>
    <w:rsid w:val="006229E0"/>
  </w:style>
  <w:style w:type="character" w:customStyle="1" w:styleId="o">
    <w:name w:val="o"/>
    <w:basedOn w:val="DefaultParagraphFont"/>
    <w:rsid w:val="006229E0"/>
  </w:style>
  <w:style w:type="character" w:customStyle="1" w:styleId="c1">
    <w:name w:val="c1"/>
    <w:basedOn w:val="DefaultParagraphFont"/>
    <w:rsid w:val="006229E0"/>
  </w:style>
  <w:style w:type="character" w:customStyle="1" w:styleId="apple-converted-space">
    <w:name w:val="apple-converted-space"/>
    <w:basedOn w:val="DefaultParagraphFont"/>
    <w:rsid w:val="006229E0"/>
  </w:style>
</w:styles>
</file>

<file path=word/webSettings.xml><?xml version="1.0" encoding="utf-8"?>
<w:webSettings xmlns:r="http://schemas.openxmlformats.org/officeDocument/2006/relationships" xmlns:w="http://schemas.openxmlformats.org/wordprocessingml/2006/main">
  <w:divs>
    <w:div w:id="62264164">
      <w:bodyDiv w:val="1"/>
      <w:marLeft w:val="0"/>
      <w:marRight w:val="0"/>
      <w:marTop w:val="0"/>
      <w:marBottom w:val="0"/>
      <w:divBdr>
        <w:top w:val="none" w:sz="0" w:space="0" w:color="auto"/>
        <w:left w:val="none" w:sz="0" w:space="0" w:color="auto"/>
        <w:bottom w:val="none" w:sz="0" w:space="0" w:color="auto"/>
        <w:right w:val="none" w:sz="0" w:space="0" w:color="auto"/>
      </w:divBdr>
    </w:div>
    <w:div w:id="142628564">
      <w:bodyDiv w:val="1"/>
      <w:marLeft w:val="0"/>
      <w:marRight w:val="0"/>
      <w:marTop w:val="0"/>
      <w:marBottom w:val="0"/>
      <w:divBdr>
        <w:top w:val="none" w:sz="0" w:space="0" w:color="auto"/>
        <w:left w:val="none" w:sz="0" w:space="0" w:color="auto"/>
        <w:bottom w:val="none" w:sz="0" w:space="0" w:color="auto"/>
        <w:right w:val="none" w:sz="0" w:space="0" w:color="auto"/>
      </w:divBdr>
      <w:divsChild>
        <w:div w:id="1842501490">
          <w:marLeft w:val="0"/>
          <w:marRight w:val="0"/>
          <w:marTop w:val="0"/>
          <w:marBottom w:val="0"/>
          <w:divBdr>
            <w:top w:val="none" w:sz="0" w:space="0" w:color="auto"/>
            <w:left w:val="none" w:sz="0" w:space="0" w:color="auto"/>
            <w:bottom w:val="none" w:sz="0" w:space="0" w:color="auto"/>
            <w:right w:val="none" w:sz="0" w:space="0" w:color="auto"/>
          </w:divBdr>
          <w:divsChild>
            <w:div w:id="503521652">
              <w:marLeft w:val="0"/>
              <w:marRight w:val="0"/>
              <w:marTop w:val="0"/>
              <w:marBottom w:val="0"/>
              <w:divBdr>
                <w:top w:val="none" w:sz="0" w:space="0" w:color="auto"/>
                <w:left w:val="none" w:sz="0" w:space="0" w:color="auto"/>
                <w:bottom w:val="none" w:sz="0" w:space="0" w:color="auto"/>
                <w:right w:val="none" w:sz="0" w:space="0" w:color="auto"/>
              </w:divBdr>
              <w:divsChild>
                <w:div w:id="1875606631">
                  <w:marLeft w:val="0"/>
                  <w:marRight w:val="0"/>
                  <w:marTop w:val="0"/>
                  <w:marBottom w:val="0"/>
                  <w:divBdr>
                    <w:top w:val="none" w:sz="0" w:space="0" w:color="auto"/>
                    <w:left w:val="none" w:sz="0" w:space="0" w:color="auto"/>
                    <w:bottom w:val="none" w:sz="0" w:space="0" w:color="auto"/>
                    <w:right w:val="none" w:sz="0" w:space="0" w:color="auto"/>
                  </w:divBdr>
                  <w:divsChild>
                    <w:div w:id="776633345">
                      <w:marLeft w:val="-408"/>
                      <w:marRight w:val="-408"/>
                      <w:marTop w:val="0"/>
                      <w:marBottom w:val="0"/>
                      <w:divBdr>
                        <w:top w:val="none" w:sz="0" w:space="0" w:color="auto"/>
                        <w:left w:val="none" w:sz="0" w:space="0" w:color="auto"/>
                        <w:bottom w:val="none" w:sz="0" w:space="0" w:color="auto"/>
                        <w:right w:val="none" w:sz="0" w:space="0" w:color="auto"/>
                      </w:divBdr>
                      <w:divsChild>
                        <w:div w:id="9629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540671">
          <w:marLeft w:val="0"/>
          <w:marRight w:val="0"/>
          <w:marTop w:val="0"/>
          <w:marBottom w:val="0"/>
          <w:divBdr>
            <w:top w:val="none" w:sz="0" w:space="0" w:color="auto"/>
            <w:left w:val="none" w:sz="0" w:space="0" w:color="auto"/>
            <w:bottom w:val="none" w:sz="0" w:space="0" w:color="auto"/>
            <w:right w:val="none" w:sz="0" w:space="0" w:color="auto"/>
          </w:divBdr>
        </w:div>
      </w:divsChild>
    </w:div>
    <w:div w:id="315688318">
      <w:bodyDiv w:val="1"/>
      <w:marLeft w:val="0"/>
      <w:marRight w:val="0"/>
      <w:marTop w:val="0"/>
      <w:marBottom w:val="0"/>
      <w:divBdr>
        <w:top w:val="none" w:sz="0" w:space="0" w:color="auto"/>
        <w:left w:val="none" w:sz="0" w:space="0" w:color="auto"/>
        <w:bottom w:val="none" w:sz="0" w:space="0" w:color="auto"/>
        <w:right w:val="none" w:sz="0" w:space="0" w:color="auto"/>
      </w:divBdr>
      <w:divsChild>
        <w:div w:id="892084462">
          <w:marLeft w:val="0"/>
          <w:marRight w:val="0"/>
          <w:marTop w:val="0"/>
          <w:marBottom w:val="0"/>
          <w:divBdr>
            <w:top w:val="none" w:sz="0" w:space="0" w:color="auto"/>
            <w:left w:val="none" w:sz="0" w:space="0" w:color="auto"/>
            <w:bottom w:val="none" w:sz="0" w:space="0" w:color="auto"/>
            <w:right w:val="none" w:sz="0" w:space="0" w:color="auto"/>
          </w:divBdr>
          <w:divsChild>
            <w:div w:id="1677075473">
              <w:marLeft w:val="0"/>
              <w:marRight w:val="0"/>
              <w:marTop w:val="0"/>
              <w:marBottom w:val="0"/>
              <w:divBdr>
                <w:top w:val="none" w:sz="0" w:space="0" w:color="auto"/>
                <w:left w:val="none" w:sz="0" w:space="0" w:color="auto"/>
                <w:bottom w:val="none" w:sz="0" w:space="0" w:color="auto"/>
                <w:right w:val="none" w:sz="0" w:space="0" w:color="auto"/>
              </w:divBdr>
              <w:divsChild>
                <w:div w:id="1487093193">
                  <w:marLeft w:val="0"/>
                  <w:marRight w:val="0"/>
                  <w:marTop w:val="0"/>
                  <w:marBottom w:val="0"/>
                  <w:divBdr>
                    <w:top w:val="none" w:sz="0" w:space="0" w:color="auto"/>
                    <w:left w:val="none" w:sz="0" w:space="0" w:color="auto"/>
                    <w:bottom w:val="none" w:sz="0" w:space="0" w:color="auto"/>
                    <w:right w:val="none" w:sz="0" w:space="0" w:color="auto"/>
                  </w:divBdr>
                  <w:divsChild>
                    <w:div w:id="1136028371">
                      <w:marLeft w:val="-408"/>
                      <w:marRight w:val="-408"/>
                      <w:marTop w:val="0"/>
                      <w:marBottom w:val="0"/>
                      <w:divBdr>
                        <w:top w:val="none" w:sz="0" w:space="0" w:color="auto"/>
                        <w:left w:val="none" w:sz="0" w:space="0" w:color="auto"/>
                        <w:bottom w:val="none" w:sz="0" w:space="0" w:color="auto"/>
                        <w:right w:val="none" w:sz="0" w:space="0" w:color="auto"/>
                      </w:divBdr>
                      <w:divsChild>
                        <w:div w:id="93443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03229">
          <w:marLeft w:val="0"/>
          <w:marRight w:val="0"/>
          <w:marTop w:val="0"/>
          <w:marBottom w:val="0"/>
          <w:divBdr>
            <w:top w:val="none" w:sz="0" w:space="0" w:color="auto"/>
            <w:left w:val="none" w:sz="0" w:space="0" w:color="auto"/>
            <w:bottom w:val="none" w:sz="0" w:space="0" w:color="auto"/>
            <w:right w:val="none" w:sz="0" w:space="0" w:color="auto"/>
          </w:divBdr>
        </w:div>
      </w:divsChild>
    </w:div>
    <w:div w:id="514534804">
      <w:bodyDiv w:val="1"/>
      <w:marLeft w:val="0"/>
      <w:marRight w:val="0"/>
      <w:marTop w:val="0"/>
      <w:marBottom w:val="0"/>
      <w:divBdr>
        <w:top w:val="none" w:sz="0" w:space="0" w:color="auto"/>
        <w:left w:val="none" w:sz="0" w:space="0" w:color="auto"/>
        <w:bottom w:val="none" w:sz="0" w:space="0" w:color="auto"/>
        <w:right w:val="none" w:sz="0" w:space="0" w:color="auto"/>
      </w:divBdr>
    </w:div>
    <w:div w:id="860440523">
      <w:bodyDiv w:val="1"/>
      <w:marLeft w:val="0"/>
      <w:marRight w:val="0"/>
      <w:marTop w:val="0"/>
      <w:marBottom w:val="0"/>
      <w:divBdr>
        <w:top w:val="none" w:sz="0" w:space="0" w:color="auto"/>
        <w:left w:val="none" w:sz="0" w:space="0" w:color="auto"/>
        <w:bottom w:val="none" w:sz="0" w:space="0" w:color="auto"/>
        <w:right w:val="none" w:sz="0" w:space="0" w:color="auto"/>
      </w:divBdr>
    </w:div>
    <w:div w:id="1006975938">
      <w:bodyDiv w:val="1"/>
      <w:marLeft w:val="0"/>
      <w:marRight w:val="0"/>
      <w:marTop w:val="0"/>
      <w:marBottom w:val="0"/>
      <w:divBdr>
        <w:top w:val="none" w:sz="0" w:space="0" w:color="auto"/>
        <w:left w:val="none" w:sz="0" w:space="0" w:color="auto"/>
        <w:bottom w:val="none" w:sz="0" w:space="0" w:color="auto"/>
        <w:right w:val="none" w:sz="0" w:space="0" w:color="auto"/>
      </w:divBdr>
    </w:div>
    <w:div w:id="1075736935">
      <w:bodyDiv w:val="1"/>
      <w:marLeft w:val="0"/>
      <w:marRight w:val="0"/>
      <w:marTop w:val="0"/>
      <w:marBottom w:val="0"/>
      <w:divBdr>
        <w:top w:val="none" w:sz="0" w:space="0" w:color="auto"/>
        <w:left w:val="none" w:sz="0" w:space="0" w:color="auto"/>
        <w:bottom w:val="none" w:sz="0" w:space="0" w:color="auto"/>
        <w:right w:val="none" w:sz="0" w:space="0" w:color="auto"/>
      </w:divBdr>
    </w:div>
    <w:div w:id="1217156087">
      <w:bodyDiv w:val="1"/>
      <w:marLeft w:val="0"/>
      <w:marRight w:val="0"/>
      <w:marTop w:val="0"/>
      <w:marBottom w:val="0"/>
      <w:divBdr>
        <w:top w:val="none" w:sz="0" w:space="0" w:color="auto"/>
        <w:left w:val="none" w:sz="0" w:space="0" w:color="auto"/>
        <w:bottom w:val="none" w:sz="0" w:space="0" w:color="auto"/>
        <w:right w:val="none" w:sz="0" w:space="0" w:color="auto"/>
      </w:divBdr>
    </w:div>
    <w:div w:id="1375732778">
      <w:bodyDiv w:val="1"/>
      <w:marLeft w:val="0"/>
      <w:marRight w:val="0"/>
      <w:marTop w:val="0"/>
      <w:marBottom w:val="0"/>
      <w:divBdr>
        <w:top w:val="none" w:sz="0" w:space="0" w:color="auto"/>
        <w:left w:val="none" w:sz="0" w:space="0" w:color="auto"/>
        <w:bottom w:val="none" w:sz="0" w:space="0" w:color="auto"/>
        <w:right w:val="none" w:sz="0" w:space="0" w:color="auto"/>
      </w:divBdr>
    </w:div>
    <w:div w:id="1534804999">
      <w:bodyDiv w:val="1"/>
      <w:marLeft w:val="0"/>
      <w:marRight w:val="0"/>
      <w:marTop w:val="0"/>
      <w:marBottom w:val="0"/>
      <w:divBdr>
        <w:top w:val="none" w:sz="0" w:space="0" w:color="auto"/>
        <w:left w:val="none" w:sz="0" w:space="0" w:color="auto"/>
        <w:bottom w:val="none" w:sz="0" w:space="0" w:color="auto"/>
        <w:right w:val="none" w:sz="0" w:space="0" w:color="auto"/>
      </w:divBdr>
    </w:div>
    <w:div w:id="1764260580">
      <w:bodyDiv w:val="1"/>
      <w:marLeft w:val="0"/>
      <w:marRight w:val="0"/>
      <w:marTop w:val="0"/>
      <w:marBottom w:val="0"/>
      <w:divBdr>
        <w:top w:val="none" w:sz="0" w:space="0" w:color="auto"/>
        <w:left w:val="none" w:sz="0" w:space="0" w:color="auto"/>
        <w:bottom w:val="none" w:sz="0" w:space="0" w:color="auto"/>
        <w:right w:val="none" w:sz="0" w:space="0" w:color="auto"/>
      </w:divBdr>
    </w:div>
    <w:div w:id="197894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virtualbox.org/wiki/Downloads"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lucene.apache.org/solr/"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www.vmware.com/products/player/"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ngds/dev-info.git" TargetMode="External"/><Relationship Id="rId38" Type="http://schemas.openxmlformats.org/officeDocument/2006/relationships/hyperlink" Target="http://localhost:8080/geoserver" TargetMode="External"/><Relationship Id="rId2" Type="http://schemas.openxmlformats.org/officeDocument/2006/relationships/numbering" Target="numbering.xml"/><Relationship Id="rId16" Type="http://schemas.openxmlformats.org/officeDocument/2006/relationships/hyperlink" Target="http://releases.ubuntu.com/12.04/ubuntu-12.04-desktop-i386.iso"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localhost:8080/geoserver" TargetMode="External"/><Relationship Id="rId40" Type="http://schemas.openxmlformats.org/officeDocument/2006/relationships/hyperlink" Target="http://localhost:8983/solr" TargetMode="External"/><Relationship Id="rId5" Type="http://schemas.openxmlformats.org/officeDocument/2006/relationships/webSettings" Target="webSettings.xml"/><Relationship Id="rId15" Type="http://schemas.openxmlformats.org/officeDocument/2006/relationships/hyperlink" Target="http://releases.ubuntu.com/12.0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downloads.sourceforge.net/geoserver/geoserver-2.1.4-bin.zip" TargetMode="External"/><Relationship Id="rId49" Type="http://schemas.microsoft.com/office/2007/relationships/stylesWithEffects" Target="stylesWithEffects.xml"/><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virtualbox.org/wiki/Download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cntlm.sourceforge.net/" TargetMode="External"/><Relationship Id="rId35" Type="http://schemas.openxmlformats.org/officeDocument/2006/relationships/hyperlink" Target="http://geoserver.org/display/GEOS/Download"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137A9-80B8-4730-90C0-EB024940D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31</Pages>
  <Words>5260</Words>
  <Characters>34501</Characters>
  <Application>Microsoft Office Word</Application>
  <DocSecurity>0</DocSecurity>
  <Lines>287</Lines>
  <Paragraphs>79</Paragraphs>
  <ScaleCrop>false</ScaleCrop>
  <HeadingPairs>
    <vt:vector size="2" baseType="variant">
      <vt:variant>
        <vt:lpstr>Title</vt:lpstr>
      </vt:variant>
      <vt:variant>
        <vt:i4>1</vt:i4>
      </vt:variant>
    </vt:vector>
  </HeadingPairs>
  <TitlesOfParts>
    <vt:vector size="1" baseType="lpstr">
      <vt:lpstr>NGDS Installation Instructions</vt:lpstr>
    </vt:vector>
  </TitlesOfParts>
  <Company>Siemens Corporate Research</Company>
  <LinksUpToDate>false</LinksUpToDate>
  <CharactersWithSpaces>39682</CharactersWithSpaces>
  <SharedDoc>false</SharedDoc>
  <HyperlinkBase>https://github.com/ngds</HyperlinkBase>
  <HLinks>
    <vt:vector size="456" baseType="variant">
      <vt:variant>
        <vt:i4>4522076</vt:i4>
      </vt:variant>
      <vt:variant>
        <vt:i4>560</vt:i4>
      </vt:variant>
      <vt:variant>
        <vt:i4>0</vt:i4>
      </vt:variant>
      <vt:variant>
        <vt:i4>5</vt:i4>
      </vt:variant>
      <vt:variant>
        <vt:lpwstr/>
      </vt:variant>
      <vt:variant>
        <vt:lpwstr>P04_GTDA_Software_Design_Description</vt:lpwstr>
      </vt:variant>
      <vt:variant>
        <vt:i4>5242976</vt:i4>
      </vt:variant>
      <vt:variant>
        <vt:i4>527</vt:i4>
      </vt:variant>
      <vt:variant>
        <vt:i4>0</vt:i4>
      </vt:variant>
      <vt:variant>
        <vt:i4>5</vt:i4>
      </vt:variant>
      <vt:variant>
        <vt:lpwstr/>
      </vt:variant>
      <vt:variant>
        <vt:lpwstr>P03_GTDA_Deployment_Specification</vt:lpwstr>
      </vt:variant>
      <vt:variant>
        <vt:i4>3145790</vt:i4>
      </vt:variant>
      <vt:variant>
        <vt:i4>524</vt:i4>
      </vt:variant>
      <vt:variant>
        <vt:i4>0</vt:i4>
      </vt:variant>
      <vt:variant>
        <vt:i4>5</vt:i4>
      </vt:variant>
      <vt:variant>
        <vt:lpwstr/>
      </vt:variant>
      <vt:variant>
        <vt:lpwstr>P05_GTDA_Web_Services_Specification</vt:lpwstr>
      </vt:variant>
      <vt:variant>
        <vt:i4>3145790</vt:i4>
      </vt:variant>
      <vt:variant>
        <vt:i4>521</vt:i4>
      </vt:variant>
      <vt:variant>
        <vt:i4>0</vt:i4>
      </vt:variant>
      <vt:variant>
        <vt:i4>5</vt:i4>
      </vt:variant>
      <vt:variant>
        <vt:lpwstr/>
      </vt:variant>
      <vt:variant>
        <vt:lpwstr>P05_GTDA_Web_Services_Specification</vt:lpwstr>
      </vt:variant>
      <vt:variant>
        <vt:i4>4522076</vt:i4>
      </vt:variant>
      <vt:variant>
        <vt:i4>518</vt:i4>
      </vt:variant>
      <vt:variant>
        <vt:i4>0</vt:i4>
      </vt:variant>
      <vt:variant>
        <vt:i4>5</vt:i4>
      </vt:variant>
      <vt:variant>
        <vt:lpwstr/>
      </vt:variant>
      <vt:variant>
        <vt:lpwstr>P04_GTDA_Software_Design_Description</vt:lpwstr>
      </vt:variant>
      <vt:variant>
        <vt:i4>5242976</vt:i4>
      </vt:variant>
      <vt:variant>
        <vt:i4>515</vt:i4>
      </vt:variant>
      <vt:variant>
        <vt:i4>0</vt:i4>
      </vt:variant>
      <vt:variant>
        <vt:i4>5</vt:i4>
      </vt:variant>
      <vt:variant>
        <vt:lpwstr/>
      </vt:variant>
      <vt:variant>
        <vt:lpwstr>P03_GTDA_Deployment_Specification</vt:lpwstr>
      </vt:variant>
      <vt:variant>
        <vt:i4>5242976</vt:i4>
      </vt:variant>
      <vt:variant>
        <vt:i4>512</vt:i4>
      </vt:variant>
      <vt:variant>
        <vt:i4>0</vt:i4>
      </vt:variant>
      <vt:variant>
        <vt:i4>5</vt:i4>
      </vt:variant>
      <vt:variant>
        <vt:lpwstr/>
      </vt:variant>
      <vt:variant>
        <vt:lpwstr>P03_GTDA_Deployment_Specification</vt:lpwstr>
      </vt:variant>
      <vt:variant>
        <vt:i4>3211311</vt:i4>
      </vt:variant>
      <vt:variant>
        <vt:i4>509</vt:i4>
      </vt:variant>
      <vt:variant>
        <vt:i4>0</vt:i4>
      </vt:variant>
      <vt:variant>
        <vt:i4>5</vt:i4>
      </vt:variant>
      <vt:variant>
        <vt:lpwstr/>
      </vt:variant>
      <vt:variant>
        <vt:lpwstr>P02_GTDA_Data_Requirements_Spec</vt:lpwstr>
      </vt:variant>
      <vt:variant>
        <vt:i4>3211311</vt:i4>
      </vt:variant>
      <vt:variant>
        <vt:i4>506</vt:i4>
      </vt:variant>
      <vt:variant>
        <vt:i4>0</vt:i4>
      </vt:variant>
      <vt:variant>
        <vt:i4>5</vt:i4>
      </vt:variant>
      <vt:variant>
        <vt:lpwstr/>
      </vt:variant>
      <vt:variant>
        <vt:lpwstr>P02_GTDA_Data_Requirements_Spec</vt:lpwstr>
      </vt:variant>
      <vt:variant>
        <vt:i4>4522076</vt:i4>
      </vt:variant>
      <vt:variant>
        <vt:i4>431</vt:i4>
      </vt:variant>
      <vt:variant>
        <vt:i4>0</vt:i4>
      </vt:variant>
      <vt:variant>
        <vt:i4>5</vt:i4>
      </vt:variant>
      <vt:variant>
        <vt:lpwstr/>
      </vt:variant>
      <vt:variant>
        <vt:lpwstr>P04_GTDA_Software_Design_Description</vt:lpwstr>
      </vt:variant>
      <vt:variant>
        <vt:i4>1114172</vt:i4>
      </vt:variant>
      <vt:variant>
        <vt:i4>428</vt:i4>
      </vt:variant>
      <vt:variant>
        <vt:i4>0</vt:i4>
      </vt:variant>
      <vt:variant>
        <vt:i4>5</vt:i4>
      </vt:variant>
      <vt:variant>
        <vt:lpwstr/>
      </vt:variant>
      <vt:variant>
        <vt:lpwstr>P06_Tracing_Model_Document</vt:lpwstr>
      </vt:variant>
      <vt:variant>
        <vt:i4>131124</vt:i4>
      </vt:variant>
      <vt:variant>
        <vt:i4>398</vt:i4>
      </vt:variant>
      <vt:variant>
        <vt:i4>0</vt:i4>
      </vt:variant>
      <vt:variant>
        <vt:i4>5</vt:i4>
      </vt:variant>
      <vt:variant>
        <vt:lpwstr/>
      </vt:variant>
      <vt:variant>
        <vt:lpwstr>P01_GTDA_Problem_Statement</vt:lpwstr>
      </vt:variant>
      <vt:variant>
        <vt:i4>3735591</vt:i4>
      </vt:variant>
      <vt:variant>
        <vt:i4>392</vt:i4>
      </vt:variant>
      <vt:variant>
        <vt:i4>0</vt:i4>
      </vt:variant>
      <vt:variant>
        <vt:i4>5</vt:i4>
      </vt:variant>
      <vt:variant>
        <vt:lpwstr/>
      </vt:variant>
      <vt:variant>
        <vt:lpwstr>E01_DOE_RFP</vt:lpwstr>
      </vt:variant>
      <vt:variant>
        <vt:i4>1114161</vt:i4>
      </vt:variant>
      <vt:variant>
        <vt:i4>385</vt:i4>
      </vt:variant>
      <vt:variant>
        <vt:i4>0</vt:i4>
      </vt:variant>
      <vt:variant>
        <vt:i4>5</vt:i4>
      </vt:variant>
      <vt:variant>
        <vt:lpwstr/>
      </vt:variant>
      <vt:variant>
        <vt:lpwstr>_Toc274150207</vt:lpwstr>
      </vt:variant>
      <vt:variant>
        <vt:i4>1114161</vt:i4>
      </vt:variant>
      <vt:variant>
        <vt:i4>379</vt:i4>
      </vt:variant>
      <vt:variant>
        <vt:i4>0</vt:i4>
      </vt:variant>
      <vt:variant>
        <vt:i4>5</vt:i4>
      </vt:variant>
      <vt:variant>
        <vt:lpwstr/>
      </vt:variant>
      <vt:variant>
        <vt:lpwstr>_Toc274150206</vt:lpwstr>
      </vt:variant>
      <vt:variant>
        <vt:i4>1114161</vt:i4>
      </vt:variant>
      <vt:variant>
        <vt:i4>373</vt:i4>
      </vt:variant>
      <vt:variant>
        <vt:i4>0</vt:i4>
      </vt:variant>
      <vt:variant>
        <vt:i4>5</vt:i4>
      </vt:variant>
      <vt:variant>
        <vt:lpwstr/>
      </vt:variant>
      <vt:variant>
        <vt:lpwstr>_Toc274150205</vt:lpwstr>
      </vt:variant>
      <vt:variant>
        <vt:i4>1114161</vt:i4>
      </vt:variant>
      <vt:variant>
        <vt:i4>367</vt:i4>
      </vt:variant>
      <vt:variant>
        <vt:i4>0</vt:i4>
      </vt:variant>
      <vt:variant>
        <vt:i4>5</vt:i4>
      </vt:variant>
      <vt:variant>
        <vt:lpwstr/>
      </vt:variant>
      <vt:variant>
        <vt:lpwstr>_Toc274150204</vt:lpwstr>
      </vt:variant>
      <vt:variant>
        <vt:i4>1114161</vt:i4>
      </vt:variant>
      <vt:variant>
        <vt:i4>361</vt:i4>
      </vt:variant>
      <vt:variant>
        <vt:i4>0</vt:i4>
      </vt:variant>
      <vt:variant>
        <vt:i4>5</vt:i4>
      </vt:variant>
      <vt:variant>
        <vt:lpwstr/>
      </vt:variant>
      <vt:variant>
        <vt:lpwstr>_Toc274150203</vt:lpwstr>
      </vt:variant>
      <vt:variant>
        <vt:i4>1114161</vt:i4>
      </vt:variant>
      <vt:variant>
        <vt:i4>352</vt:i4>
      </vt:variant>
      <vt:variant>
        <vt:i4>0</vt:i4>
      </vt:variant>
      <vt:variant>
        <vt:i4>5</vt:i4>
      </vt:variant>
      <vt:variant>
        <vt:lpwstr/>
      </vt:variant>
      <vt:variant>
        <vt:lpwstr>_Toc274150202</vt:lpwstr>
      </vt:variant>
      <vt:variant>
        <vt:i4>1114161</vt:i4>
      </vt:variant>
      <vt:variant>
        <vt:i4>346</vt:i4>
      </vt:variant>
      <vt:variant>
        <vt:i4>0</vt:i4>
      </vt:variant>
      <vt:variant>
        <vt:i4>5</vt:i4>
      </vt:variant>
      <vt:variant>
        <vt:lpwstr/>
      </vt:variant>
      <vt:variant>
        <vt:lpwstr>_Toc274150201</vt:lpwstr>
      </vt:variant>
      <vt:variant>
        <vt:i4>1114161</vt:i4>
      </vt:variant>
      <vt:variant>
        <vt:i4>340</vt:i4>
      </vt:variant>
      <vt:variant>
        <vt:i4>0</vt:i4>
      </vt:variant>
      <vt:variant>
        <vt:i4>5</vt:i4>
      </vt:variant>
      <vt:variant>
        <vt:lpwstr/>
      </vt:variant>
      <vt:variant>
        <vt:lpwstr>_Toc274150200</vt:lpwstr>
      </vt:variant>
      <vt:variant>
        <vt:i4>1572914</vt:i4>
      </vt:variant>
      <vt:variant>
        <vt:i4>334</vt:i4>
      </vt:variant>
      <vt:variant>
        <vt:i4>0</vt:i4>
      </vt:variant>
      <vt:variant>
        <vt:i4>5</vt:i4>
      </vt:variant>
      <vt:variant>
        <vt:lpwstr/>
      </vt:variant>
      <vt:variant>
        <vt:lpwstr>_Toc274150199</vt:lpwstr>
      </vt:variant>
      <vt:variant>
        <vt:i4>1572914</vt:i4>
      </vt:variant>
      <vt:variant>
        <vt:i4>328</vt:i4>
      </vt:variant>
      <vt:variant>
        <vt:i4>0</vt:i4>
      </vt:variant>
      <vt:variant>
        <vt:i4>5</vt:i4>
      </vt:variant>
      <vt:variant>
        <vt:lpwstr/>
      </vt:variant>
      <vt:variant>
        <vt:lpwstr>_Toc274150198</vt:lpwstr>
      </vt:variant>
      <vt:variant>
        <vt:i4>1572914</vt:i4>
      </vt:variant>
      <vt:variant>
        <vt:i4>322</vt:i4>
      </vt:variant>
      <vt:variant>
        <vt:i4>0</vt:i4>
      </vt:variant>
      <vt:variant>
        <vt:i4>5</vt:i4>
      </vt:variant>
      <vt:variant>
        <vt:lpwstr/>
      </vt:variant>
      <vt:variant>
        <vt:lpwstr>_Toc274150197</vt:lpwstr>
      </vt:variant>
      <vt:variant>
        <vt:i4>1572914</vt:i4>
      </vt:variant>
      <vt:variant>
        <vt:i4>316</vt:i4>
      </vt:variant>
      <vt:variant>
        <vt:i4>0</vt:i4>
      </vt:variant>
      <vt:variant>
        <vt:i4>5</vt:i4>
      </vt:variant>
      <vt:variant>
        <vt:lpwstr/>
      </vt:variant>
      <vt:variant>
        <vt:lpwstr>_Toc274150196</vt:lpwstr>
      </vt:variant>
      <vt:variant>
        <vt:i4>1572914</vt:i4>
      </vt:variant>
      <vt:variant>
        <vt:i4>307</vt:i4>
      </vt:variant>
      <vt:variant>
        <vt:i4>0</vt:i4>
      </vt:variant>
      <vt:variant>
        <vt:i4>5</vt:i4>
      </vt:variant>
      <vt:variant>
        <vt:lpwstr/>
      </vt:variant>
      <vt:variant>
        <vt:lpwstr>_Toc274150195</vt:lpwstr>
      </vt:variant>
      <vt:variant>
        <vt:i4>1572914</vt:i4>
      </vt:variant>
      <vt:variant>
        <vt:i4>301</vt:i4>
      </vt:variant>
      <vt:variant>
        <vt:i4>0</vt:i4>
      </vt:variant>
      <vt:variant>
        <vt:i4>5</vt:i4>
      </vt:variant>
      <vt:variant>
        <vt:lpwstr/>
      </vt:variant>
      <vt:variant>
        <vt:lpwstr>_Toc274150194</vt:lpwstr>
      </vt:variant>
      <vt:variant>
        <vt:i4>1572914</vt:i4>
      </vt:variant>
      <vt:variant>
        <vt:i4>295</vt:i4>
      </vt:variant>
      <vt:variant>
        <vt:i4>0</vt:i4>
      </vt:variant>
      <vt:variant>
        <vt:i4>5</vt:i4>
      </vt:variant>
      <vt:variant>
        <vt:lpwstr/>
      </vt:variant>
      <vt:variant>
        <vt:lpwstr>_Toc274150193</vt:lpwstr>
      </vt:variant>
      <vt:variant>
        <vt:i4>1572914</vt:i4>
      </vt:variant>
      <vt:variant>
        <vt:i4>289</vt:i4>
      </vt:variant>
      <vt:variant>
        <vt:i4>0</vt:i4>
      </vt:variant>
      <vt:variant>
        <vt:i4>5</vt:i4>
      </vt:variant>
      <vt:variant>
        <vt:lpwstr/>
      </vt:variant>
      <vt:variant>
        <vt:lpwstr>_Toc274150192</vt:lpwstr>
      </vt:variant>
      <vt:variant>
        <vt:i4>1572914</vt:i4>
      </vt:variant>
      <vt:variant>
        <vt:i4>283</vt:i4>
      </vt:variant>
      <vt:variant>
        <vt:i4>0</vt:i4>
      </vt:variant>
      <vt:variant>
        <vt:i4>5</vt:i4>
      </vt:variant>
      <vt:variant>
        <vt:lpwstr/>
      </vt:variant>
      <vt:variant>
        <vt:lpwstr>_Toc274150191</vt:lpwstr>
      </vt:variant>
      <vt:variant>
        <vt:i4>1572914</vt:i4>
      </vt:variant>
      <vt:variant>
        <vt:i4>277</vt:i4>
      </vt:variant>
      <vt:variant>
        <vt:i4>0</vt:i4>
      </vt:variant>
      <vt:variant>
        <vt:i4>5</vt:i4>
      </vt:variant>
      <vt:variant>
        <vt:lpwstr/>
      </vt:variant>
      <vt:variant>
        <vt:lpwstr>_Toc274150190</vt:lpwstr>
      </vt:variant>
      <vt:variant>
        <vt:i4>1638450</vt:i4>
      </vt:variant>
      <vt:variant>
        <vt:i4>271</vt:i4>
      </vt:variant>
      <vt:variant>
        <vt:i4>0</vt:i4>
      </vt:variant>
      <vt:variant>
        <vt:i4>5</vt:i4>
      </vt:variant>
      <vt:variant>
        <vt:lpwstr/>
      </vt:variant>
      <vt:variant>
        <vt:lpwstr>_Toc274150189</vt:lpwstr>
      </vt:variant>
      <vt:variant>
        <vt:i4>1638450</vt:i4>
      </vt:variant>
      <vt:variant>
        <vt:i4>265</vt:i4>
      </vt:variant>
      <vt:variant>
        <vt:i4>0</vt:i4>
      </vt:variant>
      <vt:variant>
        <vt:i4>5</vt:i4>
      </vt:variant>
      <vt:variant>
        <vt:lpwstr/>
      </vt:variant>
      <vt:variant>
        <vt:lpwstr>_Toc274150188</vt:lpwstr>
      </vt:variant>
      <vt:variant>
        <vt:i4>1638450</vt:i4>
      </vt:variant>
      <vt:variant>
        <vt:i4>256</vt:i4>
      </vt:variant>
      <vt:variant>
        <vt:i4>0</vt:i4>
      </vt:variant>
      <vt:variant>
        <vt:i4>5</vt:i4>
      </vt:variant>
      <vt:variant>
        <vt:lpwstr/>
      </vt:variant>
      <vt:variant>
        <vt:lpwstr>_Toc274150187</vt:lpwstr>
      </vt:variant>
      <vt:variant>
        <vt:i4>1638450</vt:i4>
      </vt:variant>
      <vt:variant>
        <vt:i4>250</vt:i4>
      </vt:variant>
      <vt:variant>
        <vt:i4>0</vt:i4>
      </vt:variant>
      <vt:variant>
        <vt:i4>5</vt:i4>
      </vt:variant>
      <vt:variant>
        <vt:lpwstr/>
      </vt:variant>
      <vt:variant>
        <vt:lpwstr>_Toc274150186</vt:lpwstr>
      </vt:variant>
      <vt:variant>
        <vt:i4>1638450</vt:i4>
      </vt:variant>
      <vt:variant>
        <vt:i4>244</vt:i4>
      </vt:variant>
      <vt:variant>
        <vt:i4>0</vt:i4>
      </vt:variant>
      <vt:variant>
        <vt:i4>5</vt:i4>
      </vt:variant>
      <vt:variant>
        <vt:lpwstr/>
      </vt:variant>
      <vt:variant>
        <vt:lpwstr>_Toc274150185</vt:lpwstr>
      </vt:variant>
      <vt:variant>
        <vt:i4>1638450</vt:i4>
      </vt:variant>
      <vt:variant>
        <vt:i4>238</vt:i4>
      </vt:variant>
      <vt:variant>
        <vt:i4>0</vt:i4>
      </vt:variant>
      <vt:variant>
        <vt:i4>5</vt:i4>
      </vt:variant>
      <vt:variant>
        <vt:lpwstr/>
      </vt:variant>
      <vt:variant>
        <vt:lpwstr>_Toc274150184</vt:lpwstr>
      </vt:variant>
      <vt:variant>
        <vt:i4>1638450</vt:i4>
      </vt:variant>
      <vt:variant>
        <vt:i4>232</vt:i4>
      </vt:variant>
      <vt:variant>
        <vt:i4>0</vt:i4>
      </vt:variant>
      <vt:variant>
        <vt:i4>5</vt:i4>
      </vt:variant>
      <vt:variant>
        <vt:lpwstr/>
      </vt:variant>
      <vt:variant>
        <vt:lpwstr>_Toc274150183</vt:lpwstr>
      </vt:variant>
      <vt:variant>
        <vt:i4>1638450</vt:i4>
      </vt:variant>
      <vt:variant>
        <vt:i4>226</vt:i4>
      </vt:variant>
      <vt:variant>
        <vt:i4>0</vt:i4>
      </vt:variant>
      <vt:variant>
        <vt:i4>5</vt:i4>
      </vt:variant>
      <vt:variant>
        <vt:lpwstr/>
      </vt:variant>
      <vt:variant>
        <vt:lpwstr>_Toc274150182</vt:lpwstr>
      </vt:variant>
      <vt:variant>
        <vt:i4>1638450</vt:i4>
      </vt:variant>
      <vt:variant>
        <vt:i4>220</vt:i4>
      </vt:variant>
      <vt:variant>
        <vt:i4>0</vt:i4>
      </vt:variant>
      <vt:variant>
        <vt:i4>5</vt:i4>
      </vt:variant>
      <vt:variant>
        <vt:lpwstr/>
      </vt:variant>
      <vt:variant>
        <vt:lpwstr>_Toc274150181</vt:lpwstr>
      </vt:variant>
      <vt:variant>
        <vt:i4>1638450</vt:i4>
      </vt:variant>
      <vt:variant>
        <vt:i4>214</vt:i4>
      </vt:variant>
      <vt:variant>
        <vt:i4>0</vt:i4>
      </vt:variant>
      <vt:variant>
        <vt:i4>5</vt:i4>
      </vt:variant>
      <vt:variant>
        <vt:lpwstr/>
      </vt:variant>
      <vt:variant>
        <vt:lpwstr>_Toc274150180</vt:lpwstr>
      </vt:variant>
      <vt:variant>
        <vt:i4>1441842</vt:i4>
      </vt:variant>
      <vt:variant>
        <vt:i4>208</vt:i4>
      </vt:variant>
      <vt:variant>
        <vt:i4>0</vt:i4>
      </vt:variant>
      <vt:variant>
        <vt:i4>5</vt:i4>
      </vt:variant>
      <vt:variant>
        <vt:lpwstr/>
      </vt:variant>
      <vt:variant>
        <vt:lpwstr>_Toc274150179</vt:lpwstr>
      </vt:variant>
      <vt:variant>
        <vt:i4>1441842</vt:i4>
      </vt:variant>
      <vt:variant>
        <vt:i4>202</vt:i4>
      </vt:variant>
      <vt:variant>
        <vt:i4>0</vt:i4>
      </vt:variant>
      <vt:variant>
        <vt:i4>5</vt:i4>
      </vt:variant>
      <vt:variant>
        <vt:lpwstr/>
      </vt:variant>
      <vt:variant>
        <vt:lpwstr>_Toc274150178</vt:lpwstr>
      </vt:variant>
      <vt:variant>
        <vt:i4>1441842</vt:i4>
      </vt:variant>
      <vt:variant>
        <vt:i4>196</vt:i4>
      </vt:variant>
      <vt:variant>
        <vt:i4>0</vt:i4>
      </vt:variant>
      <vt:variant>
        <vt:i4>5</vt:i4>
      </vt:variant>
      <vt:variant>
        <vt:lpwstr/>
      </vt:variant>
      <vt:variant>
        <vt:lpwstr>_Toc274150177</vt:lpwstr>
      </vt:variant>
      <vt:variant>
        <vt:i4>1441842</vt:i4>
      </vt:variant>
      <vt:variant>
        <vt:i4>190</vt:i4>
      </vt:variant>
      <vt:variant>
        <vt:i4>0</vt:i4>
      </vt:variant>
      <vt:variant>
        <vt:i4>5</vt:i4>
      </vt:variant>
      <vt:variant>
        <vt:lpwstr/>
      </vt:variant>
      <vt:variant>
        <vt:lpwstr>_Toc274150176</vt:lpwstr>
      </vt:variant>
      <vt:variant>
        <vt:i4>1441842</vt:i4>
      </vt:variant>
      <vt:variant>
        <vt:i4>184</vt:i4>
      </vt:variant>
      <vt:variant>
        <vt:i4>0</vt:i4>
      </vt:variant>
      <vt:variant>
        <vt:i4>5</vt:i4>
      </vt:variant>
      <vt:variant>
        <vt:lpwstr/>
      </vt:variant>
      <vt:variant>
        <vt:lpwstr>_Toc274150175</vt:lpwstr>
      </vt:variant>
      <vt:variant>
        <vt:i4>1441842</vt:i4>
      </vt:variant>
      <vt:variant>
        <vt:i4>178</vt:i4>
      </vt:variant>
      <vt:variant>
        <vt:i4>0</vt:i4>
      </vt:variant>
      <vt:variant>
        <vt:i4>5</vt:i4>
      </vt:variant>
      <vt:variant>
        <vt:lpwstr/>
      </vt:variant>
      <vt:variant>
        <vt:lpwstr>_Toc274150174</vt:lpwstr>
      </vt:variant>
      <vt:variant>
        <vt:i4>1441842</vt:i4>
      </vt:variant>
      <vt:variant>
        <vt:i4>172</vt:i4>
      </vt:variant>
      <vt:variant>
        <vt:i4>0</vt:i4>
      </vt:variant>
      <vt:variant>
        <vt:i4>5</vt:i4>
      </vt:variant>
      <vt:variant>
        <vt:lpwstr/>
      </vt:variant>
      <vt:variant>
        <vt:lpwstr>_Toc274150173</vt:lpwstr>
      </vt:variant>
      <vt:variant>
        <vt:i4>1441842</vt:i4>
      </vt:variant>
      <vt:variant>
        <vt:i4>166</vt:i4>
      </vt:variant>
      <vt:variant>
        <vt:i4>0</vt:i4>
      </vt:variant>
      <vt:variant>
        <vt:i4>5</vt:i4>
      </vt:variant>
      <vt:variant>
        <vt:lpwstr/>
      </vt:variant>
      <vt:variant>
        <vt:lpwstr>_Toc274150172</vt:lpwstr>
      </vt:variant>
      <vt:variant>
        <vt:i4>1441842</vt:i4>
      </vt:variant>
      <vt:variant>
        <vt:i4>160</vt:i4>
      </vt:variant>
      <vt:variant>
        <vt:i4>0</vt:i4>
      </vt:variant>
      <vt:variant>
        <vt:i4>5</vt:i4>
      </vt:variant>
      <vt:variant>
        <vt:lpwstr/>
      </vt:variant>
      <vt:variant>
        <vt:lpwstr>_Toc274150171</vt:lpwstr>
      </vt:variant>
      <vt:variant>
        <vt:i4>1441842</vt:i4>
      </vt:variant>
      <vt:variant>
        <vt:i4>154</vt:i4>
      </vt:variant>
      <vt:variant>
        <vt:i4>0</vt:i4>
      </vt:variant>
      <vt:variant>
        <vt:i4>5</vt:i4>
      </vt:variant>
      <vt:variant>
        <vt:lpwstr/>
      </vt:variant>
      <vt:variant>
        <vt:lpwstr>_Toc274150170</vt:lpwstr>
      </vt:variant>
      <vt:variant>
        <vt:i4>1507378</vt:i4>
      </vt:variant>
      <vt:variant>
        <vt:i4>148</vt:i4>
      </vt:variant>
      <vt:variant>
        <vt:i4>0</vt:i4>
      </vt:variant>
      <vt:variant>
        <vt:i4>5</vt:i4>
      </vt:variant>
      <vt:variant>
        <vt:lpwstr/>
      </vt:variant>
      <vt:variant>
        <vt:lpwstr>_Toc274150169</vt:lpwstr>
      </vt:variant>
      <vt:variant>
        <vt:i4>1507378</vt:i4>
      </vt:variant>
      <vt:variant>
        <vt:i4>142</vt:i4>
      </vt:variant>
      <vt:variant>
        <vt:i4>0</vt:i4>
      </vt:variant>
      <vt:variant>
        <vt:i4>5</vt:i4>
      </vt:variant>
      <vt:variant>
        <vt:lpwstr/>
      </vt:variant>
      <vt:variant>
        <vt:lpwstr>_Toc274150168</vt:lpwstr>
      </vt:variant>
      <vt:variant>
        <vt:i4>1507378</vt:i4>
      </vt:variant>
      <vt:variant>
        <vt:i4>136</vt:i4>
      </vt:variant>
      <vt:variant>
        <vt:i4>0</vt:i4>
      </vt:variant>
      <vt:variant>
        <vt:i4>5</vt:i4>
      </vt:variant>
      <vt:variant>
        <vt:lpwstr/>
      </vt:variant>
      <vt:variant>
        <vt:lpwstr>_Toc274150167</vt:lpwstr>
      </vt:variant>
      <vt:variant>
        <vt:i4>1507378</vt:i4>
      </vt:variant>
      <vt:variant>
        <vt:i4>130</vt:i4>
      </vt:variant>
      <vt:variant>
        <vt:i4>0</vt:i4>
      </vt:variant>
      <vt:variant>
        <vt:i4>5</vt:i4>
      </vt:variant>
      <vt:variant>
        <vt:lpwstr/>
      </vt:variant>
      <vt:variant>
        <vt:lpwstr>_Toc274150166</vt:lpwstr>
      </vt:variant>
      <vt:variant>
        <vt:i4>1507378</vt:i4>
      </vt:variant>
      <vt:variant>
        <vt:i4>124</vt:i4>
      </vt:variant>
      <vt:variant>
        <vt:i4>0</vt:i4>
      </vt:variant>
      <vt:variant>
        <vt:i4>5</vt:i4>
      </vt:variant>
      <vt:variant>
        <vt:lpwstr/>
      </vt:variant>
      <vt:variant>
        <vt:lpwstr>_Toc274150165</vt:lpwstr>
      </vt:variant>
      <vt:variant>
        <vt:i4>1507378</vt:i4>
      </vt:variant>
      <vt:variant>
        <vt:i4>118</vt:i4>
      </vt:variant>
      <vt:variant>
        <vt:i4>0</vt:i4>
      </vt:variant>
      <vt:variant>
        <vt:i4>5</vt:i4>
      </vt:variant>
      <vt:variant>
        <vt:lpwstr/>
      </vt:variant>
      <vt:variant>
        <vt:lpwstr>_Toc274150164</vt:lpwstr>
      </vt:variant>
      <vt:variant>
        <vt:i4>1507378</vt:i4>
      </vt:variant>
      <vt:variant>
        <vt:i4>112</vt:i4>
      </vt:variant>
      <vt:variant>
        <vt:i4>0</vt:i4>
      </vt:variant>
      <vt:variant>
        <vt:i4>5</vt:i4>
      </vt:variant>
      <vt:variant>
        <vt:lpwstr/>
      </vt:variant>
      <vt:variant>
        <vt:lpwstr>_Toc274150163</vt:lpwstr>
      </vt:variant>
      <vt:variant>
        <vt:i4>1507378</vt:i4>
      </vt:variant>
      <vt:variant>
        <vt:i4>106</vt:i4>
      </vt:variant>
      <vt:variant>
        <vt:i4>0</vt:i4>
      </vt:variant>
      <vt:variant>
        <vt:i4>5</vt:i4>
      </vt:variant>
      <vt:variant>
        <vt:lpwstr/>
      </vt:variant>
      <vt:variant>
        <vt:lpwstr>_Toc274150162</vt:lpwstr>
      </vt:variant>
      <vt:variant>
        <vt:i4>1507378</vt:i4>
      </vt:variant>
      <vt:variant>
        <vt:i4>100</vt:i4>
      </vt:variant>
      <vt:variant>
        <vt:i4>0</vt:i4>
      </vt:variant>
      <vt:variant>
        <vt:i4>5</vt:i4>
      </vt:variant>
      <vt:variant>
        <vt:lpwstr/>
      </vt:variant>
      <vt:variant>
        <vt:lpwstr>_Toc274150161</vt:lpwstr>
      </vt:variant>
      <vt:variant>
        <vt:i4>1507378</vt:i4>
      </vt:variant>
      <vt:variant>
        <vt:i4>94</vt:i4>
      </vt:variant>
      <vt:variant>
        <vt:i4>0</vt:i4>
      </vt:variant>
      <vt:variant>
        <vt:i4>5</vt:i4>
      </vt:variant>
      <vt:variant>
        <vt:lpwstr/>
      </vt:variant>
      <vt:variant>
        <vt:lpwstr>_Toc274150160</vt:lpwstr>
      </vt:variant>
      <vt:variant>
        <vt:i4>1310770</vt:i4>
      </vt:variant>
      <vt:variant>
        <vt:i4>88</vt:i4>
      </vt:variant>
      <vt:variant>
        <vt:i4>0</vt:i4>
      </vt:variant>
      <vt:variant>
        <vt:i4>5</vt:i4>
      </vt:variant>
      <vt:variant>
        <vt:lpwstr/>
      </vt:variant>
      <vt:variant>
        <vt:lpwstr>_Toc274150159</vt:lpwstr>
      </vt:variant>
      <vt:variant>
        <vt:i4>1310770</vt:i4>
      </vt:variant>
      <vt:variant>
        <vt:i4>82</vt:i4>
      </vt:variant>
      <vt:variant>
        <vt:i4>0</vt:i4>
      </vt:variant>
      <vt:variant>
        <vt:i4>5</vt:i4>
      </vt:variant>
      <vt:variant>
        <vt:lpwstr/>
      </vt:variant>
      <vt:variant>
        <vt:lpwstr>_Toc274150158</vt:lpwstr>
      </vt:variant>
      <vt:variant>
        <vt:i4>1310770</vt:i4>
      </vt:variant>
      <vt:variant>
        <vt:i4>76</vt:i4>
      </vt:variant>
      <vt:variant>
        <vt:i4>0</vt:i4>
      </vt:variant>
      <vt:variant>
        <vt:i4>5</vt:i4>
      </vt:variant>
      <vt:variant>
        <vt:lpwstr/>
      </vt:variant>
      <vt:variant>
        <vt:lpwstr>_Toc274150157</vt:lpwstr>
      </vt:variant>
      <vt:variant>
        <vt:i4>1310770</vt:i4>
      </vt:variant>
      <vt:variant>
        <vt:i4>70</vt:i4>
      </vt:variant>
      <vt:variant>
        <vt:i4>0</vt:i4>
      </vt:variant>
      <vt:variant>
        <vt:i4>5</vt:i4>
      </vt:variant>
      <vt:variant>
        <vt:lpwstr/>
      </vt:variant>
      <vt:variant>
        <vt:lpwstr>_Toc274150156</vt:lpwstr>
      </vt:variant>
      <vt:variant>
        <vt:i4>1310770</vt:i4>
      </vt:variant>
      <vt:variant>
        <vt:i4>64</vt:i4>
      </vt:variant>
      <vt:variant>
        <vt:i4>0</vt:i4>
      </vt:variant>
      <vt:variant>
        <vt:i4>5</vt:i4>
      </vt:variant>
      <vt:variant>
        <vt:lpwstr/>
      </vt:variant>
      <vt:variant>
        <vt:lpwstr>_Toc274150155</vt:lpwstr>
      </vt:variant>
      <vt:variant>
        <vt:i4>1310770</vt:i4>
      </vt:variant>
      <vt:variant>
        <vt:i4>58</vt:i4>
      </vt:variant>
      <vt:variant>
        <vt:i4>0</vt:i4>
      </vt:variant>
      <vt:variant>
        <vt:i4>5</vt:i4>
      </vt:variant>
      <vt:variant>
        <vt:lpwstr/>
      </vt:variant>
      <vt:variant>
        <vt:lpwstr>_Toc274150154</vt:lpwstr>
      </vt:variant>
      <vt:variant>
        <vt:i4>1310770</vt:i4>
      </vt:variant>
      <vt:variant>
        <vt:i4>52</vt:i4>
      </vt:variant>
      <vt:variant>
        <vt:i4>0</vt:i4>
      </vt:variant>
      <vt:variant>
        <vt:i4>5</vt:i4>
      </vt:variant>
      <vt:variant>
        <vt:lpwstr/>
      </vt:variant>
      <vt:variant>
        <vt:lpwstr>_Toc274150153</vt:lpwstr>
      </vt:variant>
      <vt:variant>
        <vt:i4>1310770</vt:i4>
      </vt:variant>
      <vt:variant>
        <vt:i4>46</vt:i4>
      </vt:variant>
      <vt:variant>
        <vt:i4>0</vt:i4>
      </vt:variant>
      <vt:variant>
        <vt:i4>5</vt:i4>
      </vt:variant>
      <vt:variant>
        <vt:lpwstr/>
      </vt:variant>
      <vt:variant>
        <vt:lpwstr>_Toc274150152</vt:lpwstr>
      </vt:variant>
      <vt:variant>
        <vt:i4>1310770</vt:i4>
      </vt:variant>
      <vt:variant>
        <vt:i4>40</vt:i4>
      </vt:variant>
      <vt:variant>
        <vt:i4>0</vt:i4>
      </vt:variant>
      <vt:variant>
        <vt:i4>5</vt:i4>
      </vt:variant>
      <vt:variant>
        <vt:lpwstr/>
      </vt:variant>
      <vt:variant>
        <vt:lpwstr>_Toc274150151</vt:lpwstr>
      </vt:variant>
      <vt:variant>
        <vt:i4>1310770</vt:i4>
      </vt:variant>
      <vt:variant>
        <vt:i4>34</vt:i4>
      </vt:variant>
      <vt:variant>
        <vt:i4>0</vt:i4>
      </vt:variant>
      <vt:variant>
        <vt:i4>5</vt:i4>
      </vt:variant>
      <vt:variant>
        <vt:lpwstr/>
      </vt:variant>
      <vt:variant>
        <vt:lpwstr>_Toc274150150</vt:lpwstr>
      </vt:variant>
      <vt:variant>
        <vt:i4>1376306</vt:i4>
      </vt:variant>
      <vt:variant>
        <vt:i4>28</vt:i4>
      </vt:variant>
      <vt:variant>
        <vt:i4>0</vt:i4>
      </vt:variant>
      <vt:variant>
        <vt:i4>5</vt:i4>
      </vt:variant>
      <vt:variant>
        <vt:lpwstr/>
      </vt:variant>
      <vt:variant>
        <vt:lpwstr>_Toc274150149</vt:lpwstr>
      </vt:variant>
      <vt:variant>
        <vt:i4>1376306</vt:i4>
      </vt:variant>
      <vt:variant>
        <vt:i4>22</vt:i4>
      </vt:variant>
      <vt:variant>
        <vt:i4>0</vt:i4>
      </vt:variant>
      <vt:variant>
        <vt:i4>5</vt:i4>
      </vt:variant>
      <vt:variant>
        <vt:lpwstr/>
      </vt:variant>
      <vt:variant>
        <vt:lpwstr>_Toc274150148</vt:lpwstr>
      </vt:variant>
      <vt:variant>
        <vt:i4>1376306</vt:i4>
      </vt:variant>
      <vt:variant>
        <vt:i4>16</vt:i4>
      </vt:variant>
      <vt:variant>
        <vt:i4>0</vt:i4>
      </vt:variant>
      <vt:variant>
        <vt:i4>5</vt:i4>
      </vt:variant>
      <vt:variant>
        <vt:lpwstr/>
      </vt:variant>
      <vt:variant>
        <vt:lpwstr>_Toc274150147</vt:lpwstr>
      </vt:variant>
      <vt:variant>
        <vt:i4>1376306</vt:i4>
      </vt:variant>
      <vt:variant>
        <vt:i4>10</vt:i4>
      </vt:variant>
      <vt:variant>
        <vt:i4>0</vt:i4>
      </vt:variant>
      <vt:variant>
        <vt:i4>5</vt:i4>
      </vt:variant>
      <vt:variant>
        <vt:lpwstr/>
      </vt:variant>
      <vt:variant>
        <vt:lpwstr>_Toc274150146</vt:lpwstr>
      </vt:variant>
      <vt:variant>
        <vt:i4>1376306</vt:i4>
      </vt:variant>
      <vt:variant>
        <vt:i4>4</vt:i4>
      </vt:variant>
      <vt:variant>
        <vt:i4>0</vt:i4>
      </vt:variant>
      <vt:variant>
        <vt:i4>5</vt:i4>
      </vt:variant>
      <vt:variant>
        <vt:lpwstr/>
      </vt:variant>
      <vt:variant>
        <vt:lpwstr>_Toc274150145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Installation Instructions</dc:title>
  <dc:subject>Installation Instructions for the National Geothermal Data System</dc:subject>
  <dc:creator>monica.mckenna@siemens.com;roberto.silva-filho@siemens.com;christoph.kuhmuench@siemens.com</dc:creator>
  <cp:keywords>NGDS, Python, CKAN, Installation, Geothermal</cp:keywords>
  <dc:description/>
  <cp:lastModifiedBy>moni</cp:lastModifiedBy>
  <cp:revision>15</cp:revision>
  <cp:lastPrinted>2010-10-06T21:40:00Z</cp:lastPrinted>
  <dcterms:created xsi:type="dcterms:W3CDTF">2013-06-24T14:43:00Z</dcterms:created>
  <dcterms:modified xsi:type="dcterms:W3CDTF">2013-07-24T22:41:00Z</dcterms:modified>
  <cp:category>Installation Manual</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-1232716524</vt:i4>
  </property>
  <property fmtid="{D5CDD505-2E9C-101B-9397-08002B2CF9AE}" pid="3" name="_NewReviewCycle">
    <vt:lpwstr/>
  </property>
  <property fmtid="{D5CDD505-2E9C-101B-9397-08002B2CF9AE}" pid="4" name="_EmailSubject">
    <vt:lpwstr>Tentative: NGTDA</vt:lpwstr>
  </property>
  <property fmtid="{D5CDD505-2E9C-101B-9397-08002B2CF9AE}" pid="5" name="_AuthorEmail">
    <vt:lpwstr>rajanikanth.tanikella@siemens.com</vt:lpwstr>
  </property>
  <property fmtid="{D5CDD505-2E9C-101B-9397-08002B2CF9AE}" pid="6" name="_AuthorEmailDisplayName">
    <vt:lpwstr>Tanikella, Rajanikanth (SCR US)</vt:lpwstr>
  </property>
  <property fmtid="{D5CDD505-2E9C-101B-9397-08002B2CF9AE}" pid="7" name="_ReviewingToolsShownOnce">
    <vt:lpwstr/>
  </property>
  <property fmtid="{D5CDD505-2E9C-101B-9397-08002B2CF9AE}" pid="8" name="Client">
    <vt:lpwstr>Boise</vt:lpwstr>
  </property>
  <property fmtid="{D5CDD505-2E9C-101B-9397-08002B2CF9AE}" pid="9" name="Editor">
    <vt:lpwstr>Monica McKenna</vt:lpwstr>
  </property>
  <property fmtid="{D5CDD505-2E9C-101B-9397-08002B2CF9AE}" pid="10" name="Project">
    <vt:lpwstr>NGDS</vt:lpwstr>
  </property>
</Properties>
</file>